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CFAAD" w14:textId="3716CAE8" w:rsidR="00F2122D" w:rsidRPr="00666582" w:rsidRDefault="00F2122D" w:rsidP="00EC037A">
      <w:pPr>
        <w:spacing w:after="120" w:line="360" w:lineRule="auto"/>
        <w:jc w:val="center"/>
        <w:rPr>
          <w:rFonts w:asciiTheme="majorHAnsi" w:hAnsiTheme="majorHAnsi" w:cstheme="majorHAnsi"/>
          <w:b/>
          <w:color w:val="000000" w:themeColor="text1"/>
          <w:sz w:val="32"/>
        </w:rPr>
      </w:pPr>
      <w:r w:rsidRPr="00666582">
        <w:rPr>
          <w:rFonts w:asciiTheme="majorHAnsi" w:hAnsiTheme="majorHAnsi" w:cstheme="majorHAnsi"/>
          <w:b/>
          <w:noProof/>
          <w:color w:val="000000" w:themeColor="text1"/>
          <w:lang w:val="en-GB" w:eastAsia="en-GB"/>
        </w:rPr>
        <mc:AlternateContent>
          <mc:Choice Requires="wpg">
            <w:drawing>
              <wp:anchor distT="0" distB="0" distL="114300" distR="114300" simplePos="0" relativeHeight="251660306" behindDoc="1" locked="0" layoutInCell="1" allowOverlap="1" wp14:anchorId="7958A525" wp14:editId="7DAAC00B">
                <wp:simplePos x="0" y="0"/>
                <wp:positionH relativeFrom="column">
                  <wp:posOffset>130175</wp:posOffset>
                </wp:positionH>
                <wp:positionV relativeFrom="paragraph">
                  <wp:posOffset>-351790</wp:posOffset>
                </wp:positionV>
                <wp:extent cx="6344920" cy="981456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14560"/>
                          <a:chOff x="1985" y="1418"/>
                          <a:chExt cx="8820" cy="14097"/>
                        </a:xfrm>
                      </wpg:grpSpPr>
                      <wpg:grpSp>
                        <wpg:cNvPr id="47" name="Group 20"/>
                        <wpg:cNvGrpSpPr>
                          <a:grpSpLocks/>
                        </wpg:cNvGrpSpPr>
                        <wpg:grpSpPr bwMode="auto">
                          <a:xfrm>
                            <a:off x="1985" y="1418"/>
                            <a:ext cx="1905" cy="1920"/>
                            <a:chOff x="1985" y="1418"/>
                            <a:chExt cx="1905" cy="1920"/>
                          </a:xfrm>
                        </wpg:grpSpPr>
                        <pic:pic xmlns:pic="http://schemas.openxmlformats.org/drawingml/2006/picture">
                          <pic:nvPicPr>
                            <pic:cNvPr id="48"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0"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1" name="Group 24"/>
                        <wpg:cNvGrpSpPr>
                          <a:grpSpLocks/>
                        </wpg:cNvGrpSpPr>
                        <wpg:grpSpPr bwMode="auto">
                          <a:xfrm rot="-16200000">
                            <a:off x="8892" y="1418"/>
                            <a:ext cx="1905" cy="1920"/>
                            <a:chOff x="1985" y="1418"/>
                            <a:chExt cx="1905" cy="1920"/>
                          </a:xfrm>
                        </wpg:grpSpPr>
                        <pic:pic xmlns:pic="http://schemas.openxmlformats.org/drawingml/2006/picture">
                          <pic:nvPicPr>
                            <pic:cNvPr id="52"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27"/>
                        <wpg:cNvGrpSpPr>
                          <a:grpSpLocks/>
                        </wpg:cNvGrpSpPr>
                        <wpg:grpSpPr bwMode="auto">
                          <a:xfrm rot="-5400000">
                            <a:off x="1992" y="13595"/>
                            <a:ext cx="1905" cy="1920"/>
                            <a:chOff x="1985" y="1418"/>
                            <a:chExt cx="1905" cy="1920"/>
                          </a:xfrm>
                        </wpg:grpSpPr>
                        <pic:pic xmlns:pic="http://schemas.openxmlformats.org/drawingml/2006/picture">
                          <pic:nvPicPr>
                            <pic:cNvPr id="55"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7" name="Group 30"/>
                        <wpg:cNvGrpSpPr>
                          <a:grpSpLocks/>
                        </wpg:cNvGrpSpPr>
                        <wpg:grpSpPr bwMode="auto">
                          <a:xfrm rot="-32400000">
                            <a:off x="8899" y="13595"/>
                            <a:ext cx="1905" cy="1920"/>
                            <a:chOff x="1985" y="1418"/>
                            <a:chExt cx="1905" cy="1920"/>
                          </a:xfrm>
                        </wpg:grpSpPr>
                        <pic:pic xmlns:pic="http://schemas.openxmlformats.org/drawingml/2006/picture">
                          <pic:nvPicPr>
                            <pic:cNvPr id="58"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0"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B807D3" id="Group 46" o:spid="_x0000_s1026" style="position:absolute;margin-left:10.25pt;margin-top:-27.7pt;width:499.6pt;height:772.8pt;z-index:-251656174"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dkxAAAANsAAAAPAAAAZHJzL2Rvd25yZXYueG1sRI9BawIx&#10;FITvBf9DeEIvRbMrtO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FPR52T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">
                  <v:imagedata r:id="rId15" o:title="J0105250"/>
                </v:shape>
              </v:group>
            </w:pict>
          </mc:Fallback>
        </mc:AlternateContent>
      </w:r>
      <w:r w:rsidRPr="00666582">
        <w:rPr>
          <w:rFonts w:asciiTheme="majorHAnsi" w:hAnsiTheme="majorHAnsi" w:cstheme="majorHAnsi"/>
          <w:b/>
          <w:color w:val="000000" w:themeColor="text1"/>
          <w:sz w:val="28"/>
        </w:rPr>
        <w:t xml:space="preserve"> TRƯỜNG ĐẠI HỌC SƯ PHẠM KỸ THUẬT TP. HCM</w:t>
      </w:r>
    </w:p>
    <w:p w14:paraId="6EF99B88" w14:textId="5CDF7498" w:rsidR="00F2122D" w:rsidRPr="00666582" w:rsidRDefault="00F2122D" w:rsidP="00EC037A">
      <w:pPr>
        <w:spacing w:after="120" w:line="360" w:lineRule="auto"/>
        <w:jc w:val="center"/>
        <w:rPr>
          <w:rFonts w:asciiTheme="majorHAnsi" w:hAnsiTheme="majorHAnsi" w:cstheme="majorHAnsi"/>
          <w:b/>
          <w:color w:val="000000" w:themeColor="text1"/>
          <w:sz w:val="24"/>
          <w:szCs w:val="24"/>
        </w:rPr>
      </w:pPr>
      <w:r w:rsidRPr="00666582">
        <w:rPr>
          <w:rFonts w:asciiTheme="majorHAnsi" w:hAnsiTheme="majorHAnsi" w:cstheme="majorHAnsi"/>
          <w:b/>
          <w:color w:val="000000" w:themeColor="text1"/>
          <w:sz w:val="24"/>
          <w:szCs w:val="24"/>
        </w:rPr>
        <w:t xml:space="preserve">KHOA </w:t>
      </w:r>
      <w:r w:rsidR="003166B3" w:rsidRPr="00666582">
        <w:rPr>
          <w:rFonts w:asciiTheme="majorHAnsi" w:hAnsiTheme="majorHAnsi" w:cstheme="majorHAnsi"/>
          <w:b/>
          <w:color w:val="000000" w:themeColor="text1"/>
          <w:sz w:val="24"/>
          <w:szCs w:val="24"/>
        </w:rPr>
        <w:t>ĐÀO TẠO CHẤT LƯỢNG CAO</w:t>
      </w:r>
    </w:p>
    <w:p w14:paraId="78D0A4B1" w14:textId="77777777" w:rsidR="00F2122D" w:rsidRPr="00666582" w:rsidRDefault="00F2122D" w:rsidP="00EC037A">
      <w:pPr>
        <w:spacing w:after="120" w:line="360" w:lineRule="auto"/>
        <w:jc w:val="center"/>
        <w:rPr>
          <w:rFonts w:asciiTheme="majorHAnsi" w:hAnsiTheme="majorHAnsi" w:cstheme="majorHAnsi"/>
          <w:b/>
          <w:color w:val="000000" w:themeColor="text1"/>
        </w:rPr>
      </w:pPr>
      <w:r w:rsidRPr="00666582">
        <w:rPr>
          <w:rFonts w:asciiTheme="majorHAnsi" w:hAnsiTheme="majorHAnsi" w:cstheme="majorHAnsi"/>
          <w:b/>
          <w:color w:val="000000" w:themeColor="text1"/>
        </w:rPr>
        <w:sym w:font="Wingdings" w:char="F027"/>
      </w:r>
      <w:r w:rsidRPr="00666582">
        <w:rPr>
          <w:rFonts w:asciiTheme="majorHAnsi" w:hAnsiTheme="majorHAnsi" w:cstheme="majorHAnsi"/>
          <w:b/>
          <w:color w:val="000000" w:themeColor="text1"/>
        </w:rPr>
        <w:sym w:font="Wingdings" w:char="F059"/>
      </w:r>
      <w:r w:rsidRPr="00666582">
        <w:rPr>
          <w:rFonts w:asciiTheme="majorHAnsi" w:hAnsiTheme="majorHAnsi" w:cstheme="majorHAnsi"/>
          <w:b/>
          <w:color w:val="000000" w:themeColor="text1"/>
        </w:rPr>
        <w:sym w:font="Wingdings" w:char="F026"/>
      </w:r>
      <w:r w:rsidRPr="00666582">
        <w:rPr>
          <w:rFonts w:asciiTheme="majorHAnsi" w:hAnsiTheme="majorHAnsi" w:cstheme="majorHAnsi"/>
          <w:b/>
          <w:color w:val="000000" w:themeColor="text1"/>
        </w:rPr>
        <w:sym w:font="Wingdings" w:char="F026"/>
      </w:r>
      <w:r w:rsidRPr="00666582">
        <w:rPr>
          <w:rFonts w:asciiTheme="majorHAnsi" w:hAnsiTheme="majorHAnsi" w:cstheme="majorHAnsi"/>
          <w:b/>
          <w:color w:val="000000" w:themeColor="text1"/>
        </w:rPr>
        <w:sym w:font="Wingdings" w:char="F059"/>
      </w:r>
      <w:r w:rsidRPr="00666582">
        <w:rPr>
          <w:rFonts w:asciiTheme="majorHAnsi" w:hAnsiTheme="majorHAnsi" w:cstheme="majorHAnsi"/>
          <w:b/>
          <w:color w:val="000000" w:themeColor="text1"/>
        </w:rPr>
        <w:sym w:font="Wingdings" w:char="F027"/>
      </w:r>
    </w:p>
    <w:p w14:paraId="5D92AC60" w14:textId="77777777" w:rsidR="00B07F31" w:rsidRPr="00666582" w:rsidRDefault="00B07F31" w:rsidP="00EC037A">
      <w:pPr>
        <w:spacing w:after="120" w:line="360" w:lineRule="auto"/>
        <w:jc w:val="center"/>
        <w:rPr>
          <w:rFonts w:asciiTheme="majorHAnsi" w:hAnsiTheme="majorHAnsi" w:cstheme="majorHAnsi"/>
          <w:b/>
          <w:color w:val="000000" w:themeColor="text1"/>
        </w:rPr>
      </w:pPr>
    </w:p>
    <w:p w14:paraId="106B9E5B" w14:textId="52275D6B" w:rsidR="00F2122D" w:rsidRPr="00767E9A" w:rsidRDefault="00F2122D" w:rsidP="00EC037A">
      <w:pPr>
        <w:spacing w:after="120" w:line="360" w:lineRule="auto"/>
        <w:jc w:val="center"/>
        <w:rPr>
          <w:rFonts w:asciiTheme="majorHAnsi" w:hAnsiTheme="majorHAnsi" w:cstheme="majorHAnsi"/>
          <w:b/>
          <w:color w:val="000000" w:themeColor="text1"/>
          <w:sz w:val="36"/>
          <w:szCs w:val="36"/>
          <w:lang w:val="en-US"/>
        </w:rPr>
      </w:pPr>
      <w:r w:rsidRPr="00666582">
        <w:rPr>
          <w:rFonts w:asciiTheme="majorHAnsi" w:hAnsiTheme="majorHAnsi" w:cstheme="majorHAnsi"/>
          <w:b/>
          <w:color w:val="000000" w:themeColor="text1"/>
          <w:sz w:val="24"/>
          <w:szCs w:val="24"/>
        </w:rPr>
        <w:t xml:space="preserve">         </w:t>
      </w:r>
      <w:r w:rsidRPr="00767E9A">
        <w:rPr>
          <w:rFonts w:asciiTheme="majorHAnsi" w:hAnsiTheme="majorHAnsi" w:cstheme="majorHAnsi"/>
          <w:b/>
          <w:color w:val="000000" w:themeColor="text1"/>
          <w:sz w:val="36"/>
          <w:szCs w:val="36"/>
        </w:rPr>
        <w:t xml:space="preserve">MÔN HỌC: </w:t>
      </w:r>
      <w:r w:rsidR="00E11E0A" w:rsidRPr="00767E9A">
        <w:rPr>
          <w:rFonts w:asciiTheme="majorHAnsi" w:hAnsiTheme="majorHAnsi" w:cstheme="majorHAnsi"/>
          <w:b/>
          <w:color w:val="000000" w:themeColor="text1"/>
          <w:sz w:val="36"/>
          <w:szCs w:val="36"/>
          <w:lang w:val="en-US"/>
        </w:rPr>
        <w:t>LẬP TRÌNH WEB</w:t>
      </w:r>
    </w:p>
    <w:p w14:paraId="60EADF02" w14:textId="77777777" w:rsidR="009F0DCA" w:rsidRPr="00666582" w:rsidRDefault="009F0DCA" w:rsidP="00EC037A">
      <w:pPr>
        <w:spacing w:after="120" w:line="360" w:lineRule="auto"/>
        <w:jc w:val="center"/>
        <w:rPr>
          <w:rFonts w:asciiTheme="majorHAnsi" w:hAnsiTheme="majorHAnsi" w:cstheme="majorHAnsi"/>
          <w:b/>
          <w:color w:val="000000" w:themeColor="text1"/>
          <w:sz w:val="24"/>
          <w:szCs w:val="24"/>
        </w:rPr>
      </w:pPr>
    </w:p>
    <w:p w14:paraId="30C8D67F" w14:textId="005B357C" w:rsidR="00F2122D" w:rsidRPr="00666582" w:rsidRDefault="00F2122D" w:rsidP="00EC037A">
      <w:pPr>
        <w:spacing w:after="120" w:line="360" w:lineRule="auto"/>
        <w:jc w:val="center"/>
        <w:rPr>
          <w:rFonts w:asciiTheme="majorHAnsi" w:hAnsiTheme="majorHAnsi" w:cstheme="majorHAnsi"/>
          <w:b/>
          <w:color w:val="000000" w:themeColor="text1"/>
          <w:sz w:val="24"/>
          <w:szCs w:val="24"/>
        </w:rPr>
      </w:pPr>
    </w:p>
    <w:p w14:paraId="461F8CAB" w14:textId="436465EC" w:rsidR="00C942C5" w:rsidRPr="00666582" w:rsidRDefault="00C942C5" w:rsidP="00EC037A">
      <w:pPr>
        <w:spacing w:after="120" w:line="360" w:lineRule="auto"/>
        <w:jc w:val="center"/>
        <w:rPr>
          <w:rFonts w:asciiTheme="majorHAnsi" w:hAnsiTheme="majorHAnsi" w:cstheme="majorHAnsi"/>
          <w:b/>
          <w:color w:val="000000" w:themeColor="text1"/>
          <w:sz w:val="24"/>
          <w:szCs w:val="24"/>
        </w:rPr>
      </w:pPr>
    </w:p>
    <w:p w14:paraId="7DA6E2E0" w14:textId="77777777" w:rsidR="00C942C5" w:rsidRPr="00666582" w:rsidRDefault="00C942C5" w:rsidP="00EC037A">
      <w:pPr>
        <w:spacing w:after="120" w:line="360" w:lineRule="auto"/>
        <w:jc w:val="center"/>
        <w:rPr>
          <w:rFonts w:asciiTheme="majorHAnsi" w:hAnsiTheme="majorHAnsi" w:cstheme="majorHAnsi"/>
          <w:b/>
          <w:color w:val="000000" w:themeColor="text1"/>
          <w:sz w:val="24"/>
          <w:szCs w:val="24"/>
        </w:rPr>
      </w:pPr>
    </w:p>
    <w:p w14:paraId="23D981B5" w14:textId="402FD41A" w:rsidR="00F2122D" w:rsidRPr="00832104" w:rsidRDefault="00FA04D7" w:rsidP="00EC037A">
      <w:pPr>
        <w:spacing w:after="120" w:line="360" w:lineRule="auto"/>
        <w:jc w:val="center"/>
        <w:rPr>
          <w:rFonts w:asciiTheme="majorHAnsi" w:hAnsiTheme="majorHAnsi" w:cstheme="majorHAnsi"/>
          <w:b/>
          <w:color w:val="000000" w:themeColor="text1"/>
          <w:sz w:val="36"/>
          <w:szCs w:val="36"/>
        </w:rPr>
      </w:pPr>
      <w:r w:rsidRPr="00666582">
        <w:rPr>
          <w:rFonts w:asciiTheme="majorHAnsi" w:hAnsiTheme="majorHAnsi" w:cstheme="majorHAnsi"/>
          <w:b/>
          <w:color w:val="000000" w:themeColor="text1"/>
          <w:sz w:val="40"/>
          <w:szCs w:val="40"/>
          <w:lang w:val="en-US"/>
        </w:rPr>
        <w:t xml:space="preserve">  </w:t>
      </w:r>
      <w:r w:rsidR="0014787F" w:rsidRPr="00832104">
        <w:rPr>
          <w:rFonts w:asciiTheme="majorHAnsi" w:hAnsiTheme="majorHAnsi" w:cstheme="majorHAnsi"/>
          <w:b/>
          <w:color w:val="000000" w:themeColor="text1"/>
          <w:sz w:val="36"/>
          <w:szCs w:val="36"/>
        </w:rPr>
        <w:t>BÁO CÁO ĐỒ ÁN MÔN HỌC</w:t>
      </w:r>
    </w:p>
    <w:p w14:paraId="5D534672" w14:textId="5F325086" w:rsidR="009F0DCA" w:rsidRPr="008F7F58" w:rsidRDefault="00136DCB" w:rsidP="00EC037A">
      <w:pPr>
        <w:spacing w:after="120" w:line="360" w:lineRule="auto"/>
        <w:jc w:val="center"/>
        <w:rPr>
          <w:rFonts w:asciiTheme="majorHAnsi" w:hAnsiTheme="majorHAnsi" w:cstheme="majorHAnsi"/>
          <w:b/>
          <w:color w:val="000000" w:themeColor="text1"/>
          <w:sz w:val="60"/>
          <w:szCs w:val="60"/>
          <w:lang w:val="en-US"/>
        </w:rPr>
      </w:pPr>
      <w:r w:rsidRPr="008F7F58">
        <w:rPr>
          <w:rFonts w:asciiTheme="majorHAnsi" w:hAnsiTheme="majorHAnsi" w:cstheme="majorHAnsi"/>
          <w:b/>
          <w:color w:val="000000" w:themeColor="text1"/>
          <w:sz w:val="60"/>
          <w:szCs w:val="60"/>
          <w:lang w:val="en-US"/>
        </w:rPr>
        <w:t>HỆ THỐNG QUẢN LÝ</w:t>
      </w:r>
    </w:p>
    <w:p w14:paraId="5D359E55" w14:textId="3033A8C4" w:rsidR="00F2122D" w:rsidRPr="00666582" w:rsidRDefault="0014787F" w:rsidP="00EC037A">
      <w:pPr>
        <w:tabs>
          <w:tab w:val="left" w:pos="180"/>
        </w:tabs>
        <w:spacing w:after="120" w:line="360" w:lineRule="auto"/>
        <w:jc w:val="center"/>
        <w:rPr>
          <w:rFonts w:asciiTheme="majorHAnsi" w:eastAsia="Times New Roman" w:hAnsiTheme="majorHAnsi" w:cstheme="majorHAnsi"/>
          <w:b/>
          <w:color w:val="000000" w:themeColor="text1"/>
          <w:sz w:val="60"/>
          <w:szCs w:val="60"/>
          <w:lang w:val="en-US"/>
        </w:rPr>
      </w:pPr>
      <w:r w:rsidRPr="00666582">
        <w:rPr>
          <w:rFonts w:asciiTheme="majorHAnsi" w:eastAsia="Times New Roman" w:hAnsiTheme="majorHAnsi" w:cstheme="majorHAnsi"/>
          <w:b/>
          <w:color w:val="000000" w:themeColor="text1"/>
          <w:sz w:val="60"/>
          <w:szCs w:val="60"/>
          <w:lang w:val="en-US"/>
        </w:rPr>
        <w:t>WEBSITE BẤT ĐỘNG SẢN</w:t>
      </w:r>
    </w:p>
    <w:p w14:paraId="6D081990" w14:textId="77777777" w:rsidR="00F2122D" w:rsidRPr="00666582" w:rsidRDefault="00F2122D" w:rsidP="00EC037A">
      <w:pPr>
        <w:spacing w:after="120" w:line="360" w:lineRule="auto"/>
        <w:ind w:left="3828"/>
        <w:rPr>
          <w:rFonts w:asciiTheme="majorHAnsi" w:hAnsiTheme="majorHAnsi" w:cstheme="majorHAnsi"/>
          <w:b/>
          <w:color w:val="000000" w:themeColor="text1"/>
        </w:rPr>
      </w:pPr>
    </w:p>
    <w:p w14:paraId="6AC99EB9" w14:textId="77777777" w:rsidR="00F2122D" w:rsidRPr="00666582" w:rsidRDefault="00F2122D" w:rsidP="00EC037A">
      <w:pPr>
        <w:spacing w:after="120" w:line="360" w:lineRule="auto"/>
        <w:ind w:left="3828"/>
        <w:rPr>
          <w:rFonts w:asciiTheme="majorHAnsi" w:hAnsiTheme="majorHAnsi" w:cstheme="majorHAnsi"/>
          <w:b/>
          <w:color w:val="000000" w:themeColor="text1"/>
        </w:rPr>
      </w:pPr>
    </w:p>
    <w:p w14:paraId="378668CD" w14:textId="3748C7FF" w:rsidR="009F0DCA" w:rsidRPr="00666582" w:rsidRDefault="009F0DCA" w:rsidP="00EC037A">
      <w:pPr>
        <w:spacing w:after="120" w:line="360" w:lineRule="auto"/>
        <w:ind w:left="4253"/>
        <w:rPr>
          <w:rFonts w:asciiTheme="majorHAnsi" w:hAnsiTheme="majorHAnsi" w:cstheme="majorHAnsi"/>
          <w:b/>
          <w:color w:val="000000" w:themeColor="text1"/>
          <w:sz w:val="24"/>
          <w:szCs w:val="24"/>
          <w:lang w:val="en-US"/>
        </w:rPr>
      </w:pPr>
      <w:r w:rsidRPr="00666582">
        <w:rPr>
          <w:rFonts w:asciiTheme="majorHAnsi" w:hAnsiTheme="majorHAnsi" w:cstheme="majorHAnsi"/>
          <w:b/>
          <w:color w:val="000000" w:themeColor="text1"/>
        </w:rPr>
        <w:t xml:space="preserve">GVHD: </w:t>
      </w:r>
      <w:r w:rsidR="00581C79" w:rsidRPr="00666582">
        <w:rPr>
          <w:rFonts w:asciiTheme="majorHAnsi" w:hAnsiTheme="majorHAnsi" w:cstheme="majorHAnsi"/>
          <w:b/>
          <w:color w:val="000000" w:themeColor="text1"/>
        </w:rPr>
        <w:tab/>
      </w:r>
      <w:r w:rsidRPr="00666582">
        <w:rPr>
          <w:rFonts w:asciiTheme="majorHAnsi" w:hAnsiTheme="majorHAnsi" w:cstheme="majorHAnsi"/>
          <w:color w:val="000000" w:themeColor="text1"/>
          <w:sz w:val="24"/>
          <w:szCs w:val="24"/>
        </w:rPr>
        <w:t xml:space="preserve">ThS.  </w:t>
      </w:r>
      <w:r w:rsidR="00E11E0A" w:rsidRPr="00666582">
        <w:rPr>
          <w:rFonts w:asciiTheme="majorHAnsi" w:hAnsiTheme="majorHAnsi" w:cstheme="majorHAnsi"/>
          <w:color w:val="000000" w:themeColor="text1"/>
          <w:sz w:val="24"/>
          <w:szCs w:val="24"/>
          <w:lang w:val="en-US"/>
        </w:rPr>
        <w:t>Nguyễn Minh Đạo</w:t>
      </w:r>
    </w:p>
    <w:p w14:paraId="3A6F58F7" w14:textId="77777777" w:rsidR="009F0DCA" w:rsidRPr="00666582" w:rsidRDefault="009F0DCA" w:rsidP="00EC037A">
      <w:pPr>
        <w:spacing w:after="120" w:line="360" w:lineRule="auto"/>
        <w:ind w:left="4253"/>
        <w:rPr>
          <w:rFonts w:asciiTheme="majorHAnsi" w:hAnsiTheme="majorHAnsi" w:cstheme="majorHAnsi"/>
          <w:b/>
          <w:color w:val="000000" w:themeColor="text1"/>
        </w:rPr>
      </w:pPr>
      <w:r w:rsidRPr="00666582">
        <w:rPr>
          <w:rFonts w:asciiTheme="majorHAnsi" w:hAnsiTheme="majorHAnsi" w:cstheme="majorHAnsi"/>
          <w:b/>
          <w:color w:val="000000" w:themeColor="text1"/>
        </w:rPr>
        <w:t>SVTH:                                       MSSV</w:t>
      </w:r>
    </w:p>
    <w:p w14:paraId="5CB4C310" w14:textId="77777777" w:rsidR="009F0DCA" w:rsidRPr="00666582" w:rsidRDefault="009F0DCA" w:rsidP="00EC037A">
      <w:pPr>
        <w:tabs>
          <w:tab w:val="left" w:pos="7088"/>
        </w:tabs>
        <w:spacing w:after="120" w:line="360" w:lineRule="auto"/>
        <w:ind w:left="4253"/>
        <w:rPr>
          <w:rFonts w:asciiTheme="majorHAnsi" w:hAnsiTheme="majorHAnsi" w:cstheme="majorHAnsi"/>
          <w:color w:val="000000" w:themeColor="text1"/>
          <w:sz w:val="24"/>
          <w:szCs w:val="24"/>
        </w:rPr>
      </w:pPr>
      <w:r w:rsidRPr="00666582">
        <w:rPr>
          <w:rFonts w:asciiTheme="majorHAnsi" w:hAnsiTheme="majorHAnsi" w:cstheme="majorHAnsi"/>
          <w:color w:val="000000" w:themeColor="text1"/>
          <w:sz w:val="24"/>
          <w:szCs w:val="24"/>
        </w:rPr>
        <w:t>Đào Xuân Thủy</w:t>
      </w:r>
      <w:r w:rsidRPr="00666582">
        <w:rPr>
          <w:rFonts w:asciiTheme="majorHAnsi" w:hAnsiTheme="majorHAnsi" w:cstheme="majorHAnsi"/>
          <w:color w:val="000000" w:themeColor="text1"/>
          <w:sz w:val="24"/>
          <w:szCs w:val="24"/>
        </w:rPr>
        <w:tab/>
        <w:t>16110544</w:t>
      </w:r>
    </w:p>
    <w:p w14:paraId="1DAC13A8" w14:textId="77777777" w:rsidR="009F0DCA" w:rsidRPr="00666582" w:rsidRDefault="009F0DCA" w:rsidP="00EC037A">
      <w:pPr>
        <w:tabs>
          <w:tab w:val="left" w:pos="7088"/>
        </w:tabs>
        <w:spacing w:after="120" w:line="360" w:lineRule="auto"/>
        <w:ind w:left="4253"/>
        <w:rPr>
          <w:rFonts w:asciiTheme="majorHAnsi" w:hAnsiTheme="majorHAnsi" w:cstheme="majorHAnsi"/>
          <w:color w:val="000000" w:themeColor="text1"/>
          <w:sz w:val="24"/>
          <w:szCs w:val="24"/>
        </w:rPr>
      </w:pPr>
      <w:r w:rsidRPr="00666582">
        <w:rPr>
          <w:rFonts w:asciiTheme="majorHAnsi" w:hAnsiTheme="majorHAnsi" w:cstheme="majorHAnsi"/>
          <w:color w:val="000000" w:themeColor="text1"/>
          <w:sz w:val="24"/>
          <w:szCs w:val="24"/>
        </w:rPr>
        <w:t>Ngô Công An</w:t>
      </w:r>
      <w:r w:rsidRPr="00666582">
        <w:rPr>
          <w:rFonts w:asciiTheme="majorHAnsi" w:hAnsiTheme="majorHAnsi" w:cstheme="majorHAnsi"/>
          <w:color w:val="000000" w:themeColor="text1"/>
          <w:sz w:val="24"/>
          <w:szCs w:val="24"/>
        </w:rPr>
        <w:tab/>
        <w:t>16110002</w:t>
      </w:r>
    </w:p>
    <w:p w14:paraId="6D7ADB83" w14:textId="5CD5B31D" w:rsidR="009F0DCA" w:rsidRPr="00666582" w:rsidRDefault="009F0DCA" w:rsidP="00EC037A">
      <w:pPr>
        <w:tabs>
          <w:tab w:val="left" w:pos="7088"/>
        </w:tabs>
        <w:spacing w:after="120" w:line="360" w:lineRule="auto"/>
        <w:ind w:left="4253"/>
        <w:rPr>
          <w:rFonts w:asciiTheme="majorHAnsi" w:hAnsiTheme="majorHAnsi" w:cstheme="majorHAnsi"/>
          <w:color w:val="000000" w:themeColor="text1"/>
          <w:sz w:val="24"/>
          <w:szCs w:val="24"/>
        </w:rPr>
      </w:pPr>
      <w:r w:rsidRPr="00666582">
        <w:rPr>
          <w:rFonts w:asciiTheme="majorHAnsi" w:hAnsiTheme="majorHAnsi" w:cstheme="majorHAnsi"/>
          <w:color w:val="000000" w:themeColor="text1"/>
          <w:sz w:val="24"/>
          <w:szCs w:val="24"/>
        </w:rPr>
        <w:t xml:space="preserve">Nguyễn </w:t>
      </w:r>
      <w:r w:rsidR="00154B26" w:rsidRPr="00666582">
        <w:rPr>
          <w:rFonts w:asciiTheme="majorHAnsi" w:hAnsiTheme="majorHAnsi" w:cstheme="majorHAnsi"/>
          <w:color w:val="000000" w:themeColor="text1"/>
          <w:sz w:val="24"/>
          <w:szCs w:val="24"/>
          <w:lang w:val="en-US"/>
        </w:rPr>
        <w:t>Ú</w:t>
      </w:r>
      <w:r w:rsidRPr="00666582">
        <w:rPr>
          <w:rFonts w:asciiTheme="majorHAnsi" w:hAnsiTheme="majorHAnsi" w:cstheme="majorHAnsi"/>
          <w:color w:val="000000" w:themeColor="text1"/>
          <w:sz w:val="24"/>
          <w:szCs w:val="24"/>
        </w:rPr>
        <w:t>t Thiện</w:t>
      </w:r>
      <w:r w:rsidRPr="00666582">
        <w:rPr>
          <w:rFonts w:asciiTheme="majorHAnsi" w:hAnsiTheme="majorHAnsi" w:cstheme="majorHAnsi"/>
          <w:color w:val="000000" w:themeColor="text1"/>
          <w:sz w:val="24"/>
          <w:szCs w:val="24"/>
        </w:rPr>
        <w:tab/>
        <w:t>16110573</w:t>
      </w:r>
    </w:p>
    <w:p w14:paraId="02306F0D" w14:textId="1A965E09" w:rsidR="009F0DCA" w:rsidRPr="00666582" w:rsidRDefault="009F0DCA" w:rsidP="00EC037A">
      <w:pPr>
        <w:spacing w:after="120" w:line="360" w:lineRule="auto"/>
        <w:jc w:val="center"/>
        <w:rPr>
          <w:rFonts w:asciiTheme="majorHAnsi" w:hAnsiTheme="majorHAnsi" w:cstheme="majorHAnsi"/>
          <w:b/>
          <w:color w:val="000000" w:themeColor="text1"/>
          <w:sz w:val="28"/>
          <w:szCs w:val="28"/>
        </w:rPr>
      </w:pPr>
    </w:p>
    <w:p w14:paraId="15A23273" w14:textId="77777777" w:rsidR="009F0DCA" w:rsidRPr="00666582" w:rsidRDefault="009F0DCA" w:rsidP="00EC037A">
      <w:pPr>
        <w:spacing w:after="120" w:line="360" w:lineRule="auto"/>
        <w:jc w:val="center"/>
        <w:rPr>
          <w:rFonts w:asciiTheme="majorHAnsi" w:hAnsiTheme="majorHAnsi" w:cstheme="majorHAnsi"/>
          <w:b/>
          <w:color w:val="000000" w:themeColor="text1"/>
          <w:sz w:val="28"/>
          <w:szCs w:val="28"/>
        </w:rPr>
      </w:pPr>
    </w:p>
    <w:p w14:paraId="00BC64FE" w14:textId="77777777" w:rsidR="009F0DCA" w:rsidRPr="00666582" w:rsidRDefault="009F0DCA" w:rsidP="00EC037A">
      <w:pPr>
        <w:spacing w:after="120" w:line="360" w:lineRule="auto"/>
        <w:jc w:val="center"/>
        <w:rPr>
          <w:rFonts w:asciiTheme="majorHAnsi" w:hAnsiTheme="majorHAnsi" w:cstheme="majorHAnsi"/>
          <w:b/>
          <w:color w:val="000000" w:themeColor="text1"/>
          <w:sz w:val="28"/>
          <w:szCs w:val="28"/>
        </w:rPr>
      </w:pPr>
    </w:p>
    <w:p w14:paraId="5CEF7EF9" w14:textId="0AE683A7" w:rsidR="00960352" w:rsidRPr="00666582" w:rsidRDefault="00F2122D" w:rsidP="00EC037A">
      <w:pPr>
        <w:spacing w:after="120" w:line="360" w:lineRule="auto"/>
        <w:jc w:val="center"/>
        <w:rPr>
          <w:rFonts w:asciiTheme="majorHAnsi" w:hAnsiTheme="majorHAnsi" w:cstheme="majorHAnsi"/>
          <w:b/>
          <w:color w:val="000000" w:themeColor="text1"/>
          <w:sz w:val="28"/>
          <w:szCs w:val="28"/>
        </w:rPr>
        <w:sectPr w:rsidR="00960352" w:rsidRPr="00666582" w:rsidSect="00D0563C">
          <w:headerReference w:type="default" r:id="rId18"/>
          <w:footerReference w:type="default" r:id="rId19"/>
          <w:pgSz w:w="11906" w:h="16838"/>
          <w:pgMar w:top="851" w:right="851" w:bottom="851" w:left="851" w:header="720" w:footer="720" w:gutter="0"/>
          <w:cols w:space="720"/>
          <w:docGrid w:linePitch="360"/>
        </w:sectPr>
      </w:pPr>
      <w:r w:rsidRPr="00666582">
        <w:rPr>
          <w:rFonts w:asciiTheme="majorHAnsi" w:hAnsiTheme="majorHAnsi" w:cstheme="majorHAnsi"/>
          <w:b/>
          <w:color w:val="000000" w:themeColor="text1"/>
          <w:sz w:val="28"/>
          <w:szCs w:val="28"/>
        </w:rPr>
        <w:t xml:space="preserve">        Tp. Hồ Chí Minh, tháng 12 năm 201</w:t>
      </w:r>
      <w:r w:rsidR="004956E8" w:rsidRPr="00666582">
        <w:rPr>
          <w:rFonts w:asciiTheme="majorHAnsi" w:hAnsiTheme="majorHAnsi" w:cstheme="majorHAnsi"/>
          <w:b/>
          <w:color w:val="000000" w:themeColor="text1"/>
          <w:sz w:val="28"/>
          <w:szCs w:val="28"/>
        </w:rPr>
        <w:t>8</w:t>
      </w:r>
    </w:p>
    <w:sdt>
      <w:sdtPr>
        <w:rPr>
          <w:rFonts w:asciiTheme="minorHAnsi" w:eastAsiaTheme="minorHAnsi" w:hAnsiTheme="minorHAnsi" w:cstheme="minorBidi"/>
          <w:color w:val="000000" w:themeColor="text1"/>
          <w:sz w:val="22"/>
          <w:szCs w:val="22"/>
          <w:lang w:val="vi-VN"/>
        </w:rPr>
        <w:id w:val="732739958"/>
        <w:docPartObj>
          <w:docPartGallery w:val="Table of Contents"/>
          <w:docPartUnique/>
        </w:docPartObj>
      </w:sdtPr>
      <w:sdtEndPr>
        <w:rPr>
          <w:b/>
          <w:bCs/>
          <w:noProof/>
        </w:rPr>
      </w:sdtEndPr>
      <w:sdtContent>
        <w:p w14:paraId="64D2ADA8" w14:textId="2F94EB0C" w:rsidR="00E11E0A" w:rsidRPr="00D8511F" w:rsidRDefault="000542D2" w:rsidP="00EC037A">
          <w:pPr>
            <w:pStyle w:val="TOCHeading"/>
            <w:spacing w:line="360" w:lineRule="auto"/>
            <w:jc w:val="center"/>
            <w:rPr>
              <w:b/>
              <w:color w:val="000000" w:themeColor="text1"/>
              <w:sz w:val="36"/>
              <w:szCs w:val="36"/>
            </w:rPr>
          </w:pPr>
          <w:r w:rsidRPr="00D8511F">
            <w:rPr>
              <w:b/>
              <w:color w:val="000000" w:themeColor="text1"/>
              <w:sz w:val="36"/>
              <w:szCs w:val="36"/>
            </w:rPr>
            <w:t>MỤC LỤC</w:t>
          </w:r>
          <w:bookmarkStart w:id="0" w:name="_GoBack"/>
          <w:bookmarkEnd w:id="0"/>
        </w:p>
        <w:p w14:paraId="05C03141" w14:textId="15260BED" w:rsidR="004B5EBB" w:rsidRPr="00D8511F" w:rsidRDefault="00E11E0A" w:rsidP="00D8511F">
          <w:pPr>
            <w:pStyle w:val="TOC1"/>
            <w:spacing w:after="120" w:line="360" w:lineRule="auto"/>
            <w:rPr>
              <w:rFonts w:asciiTheme="majorHAnsi" w:eastAsiaTheme="minorEastAsia" w:hAnsiTheme="majorHAnsi" w:cstheme="majorHAnsi"/>
              <w:noProof/>
              <w:color w:val="000000" w:themeColor="text1"/>
              <w:sz w:val="26"/>
              <w:szCs w:val="26"/>
              <w:lang w:val="en-US"/>
            </w:rPr>
          </w:pPr>
          <w:r w:rsidRPr="00D8511F">
            <w:rPr>
              <w:rFonts w:asciiTheme="majorHAnsi" w:hAnsiTheme="majorHAnsi" w:cstheme="majorHAnsi"/>
              <w:color w:val="000000" w:themeColor="text1"/>
              <w:sz w:val="26"/>
              <w:szCs w:val="26"/>
            </w:rPr>
            <w:fldChar w:fldCharType="begin"/>
          </w:r>
          <w:r w:rsidRPr="00D8511F">
            <w:rPr>
              <w:rFonts w:asciiTheme="majorHAnsi" w:hAnsiTheme="majorHAnsi" w:cstheme="majorHAnsi"/>
              <w:color w:val="000000" w:themeColor="text1"/>
              <w:sz w:val="26"/>
              <w:szCs w:val="26"/>
            </w:rPr>
            <w:instrText xml:space="preserve"> TOC \o "1-3" \h \z \u </w:instrText>
          </w:r>
          <w:r w:rsidRPr="00D8511F">
            <w:rPr>
              <w:rFonts w:asciiTheme="majorHAnsi" w:hAnsiTheme="majorHAnsi" w:cstheme="majorHAnsi"/>
              <w:color w:val="000000" w:themeColor="text1"/>
              <w:sz w:val="26"/>
              <w:szCs w:val="26"/>
            </w:rPr>
            <w:fldChar w:fldCharType="separate"/>
          </w:r>
          <w:hyperlink w:anchor="_Toc533369131" w:history="1">
            <w:r w:rsidR="004B5EBB" w:rsidRPr="00D8511F">
              <w:rPr>
                <w:rStyle w:val="Hyperlink"/>
                <w:rFonts w:asciiTheme="majorHAnsi" w:hAnsiTheme="majorHAnsi" w:cstheme="majorHAnsi"/>
                <w:noProof/>
                <w:color w:val="000000" w:themeColor="text1"/>
                <w:sz w:val="26"/>
                <w:szCs w:val="26"/>
              </w:rPr>
              <w:t>GIỚI THIỆU ĐỀ TÀI</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_Toc533369131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w:t>
            </w:r>
            <w:r w:rsidR="004B5EBB" w:rsidRPr="00D8511F">
              <w:rPr>
                <w:rFonts w:asciiTheme="majorHAnsi" w:hAnsiTheme="majorHAnsi" w:cstheme="majorHAnsi"/>
                <w:noProof/>
                <w:webHidden/>
                <w:color w:val="000000" w:themeColor="text1"/>
                <w:sz w:val="26"/>
                <w:szCs w:val="26"/>
              </w:rPr>
              <w:fldChar w:fldCharType="end"/>
            </w:r>
          </w:hyperlink>
        </w:p>
        <w:p w14:paraId="392E3972" w14:textId="4E195A96"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32" w:history="1">
            <w:r w:rsidR="004B5EBB" w:rsidRPr="00D8511F">
              <w:rPr>
                <w:rStyle w:val="Hyperlink"/>
                <w:rFonts w:asciiTheme="majorHAnsi" w:hAnsiTheme="majorHAnsi" w:cstheme="majorHAnsi"/>
                <w:noProof/>
                <w:color w:val="000000" w:themeColor="text1"/>
                <w:sz w:val="26"/>
                <w:szCs w:val="26"/>
              </w:rPr>
              <w:t>1.</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Lý do chọn đề tài và mục tiêu hướng tới</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_Toc533369132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w:t>
            </w:r>
            <w:r w:rsidR="004B5EBB" w:rsidRPr="00D8511F">
              <w:rPr>
                <w:rFonts w:asciiTheme="majorHAnsi" w:hAnsiTheme="majorHAnsi" w:cstheme="majorHAnsi"/>
                <w:noProof/>
                <w:webHidden/>
                <w:color w:val="000000" w:themeColor="text1"/>
                <w:sz w:val="26"/>
                <w:szCs w:val="26"/>
              </w:rPr>
              <w:fldChar w:fldCharType="end"/>
            </w:r>
          </w:hyperlink>
        </w:p>
        <w:p w14:paraId="3D5E920C" w14:textId="58C8F3F9"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33" w:history="1">
            <w:r w:rsidR="004B5EBB" w:rsidRPr="00D8511F">
              <w:rPr>
                <w:rStyle w:val="Hyperlink"/>
                <w:rFonts w:asciiTheme="majorHAnsi" w:hAnsiTheme="majorHAnsi" w:cstheme="majorHAnsi"/>
                <w:noProof/>
                <w:color w:val="000000" w:themeColor="text1"/>
                <w:sz w:val="26"/>
                <w:szCs w:val="26"/>
              </w:rPr>
              <w:t>2.</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Phương pháp nghiên cứu</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_Toc533369133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w:t>
            </w:r>
            <w:r w:rsidR="004B5EBB" w:rsidRPr="00D8511F">
              <w:rPr>
                <w:rFonts w:asciiTheme="majorHAnsi" w:hAnsiTheme="majorHAnsi" w:cstheme="majorHAnsi"/>
                <w:noProof/>
                <w:webHidden/>
                <w:color w:val="000000" w:themeColor="text1"/>
                <w:sz w:val="26"/>
                <w:szCs w:val="26"/>
              </w:rPr>
              <w:fldChar w:fldCharType="end"/>
            </w:r>
          </w:hyperlink>
        </w:p>
        <w:p w14:paraId="7015A2B5" w14:textId="28EDE34E"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34" w:history="1">
            <w:r w:rsidR="004B5EBB" w:rsidRPr="00D8511F">
              <w:rPr>
                <w:rStyle w:val="Hyperlink"/>
                <w:rFonts w:asciiTheme="majorHAnsi" w:hAnsiTheme="majorHAnsi" w:cstheme="majorHAnsi"/>
                <w:noProof/>
                <w:color w:val="000000" w:themeColor="text1"/>
                <w:sz w:val="26"/>
                <w:szCs w:val="26"/>
              </w:rPr>
              <w:t>3.</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Chức năng cơ bản</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_Toc533369134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w:t>
            </w:r>
            <w:r w:rsidR="004B5EBB" w:rsidRPr="00D8511F">
              <w:rPr>
                <w:rFonts w:asciiTheme="majorHAnsi" w:hAnsiTheme="majorHAnsi" w:cstheme="majorHAnsi"/>
                <w:noProof/>
                <w:webHidden/>
                <w:color w:val="000000" w:themeColor="text1"/>
                <w:sz w:val="26"/>
                <w:szCs w:val="26"/>
              </w:rPr>
              <w:fldChar w:fldCharType="end"/>
            </w:r>
          </w:hyperlink>
        </w:p>
        <w:p w14:paraId="090FFD7B" w14:textId="7D7361E8" w:rsidR="004B5EBB" w:rsidRPr="00D8511F" w:rsidRDefault="00685403" w:rsidP="00D8511F">
          <w:pPr>
            <w:pStyle w:val="TOC3"/>
            <w:tabs>
              <w:tab w:val="left" w:pos="110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35" w:history="1">
            <w:r w:rsidR="004B5EBB" w:rsidRPr="00D8511F">
              <w:rPr>
                <w:rStyle w:val="Hyperlink"/>
                <w:rFonts w:asciiTheme="majorHAnsi" w:hAnsiTheme="majorHAnsi" w:cstheme="majorHAnsi"/>
                <w:noProof/>
                <w:color w:val="000000" w:themeColor="text1"/>
                <w:sz w:val="26"/>
                <w:szCs w:val="26"/>
              </w:rPr>
              <w:t>3.1</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Người quản lý</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_Toc533369135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w:t>
            </w:r>
            <w:r w:rsidR="004B5EBB" w:rsidRPr="00D8511F">
              <w:rPr>
                <w:rFonts w:asciiTheme="majorHAnsi" w:hAnsiTheme="majorHAnsi" w:cstheme="majorHAnsi"/>
                <w:noProof/>
                <w:webHidden/>
                <w:color w:val="000000" w:themeColor="text1"/>
                <w:sz w:val="26"/>
                <w:szCs w:val="26"/>
              </w:rPr>
              <w:fldChar w:fldCharType="end"/>
            </w:r>
          </w:hyperlink>
        </w:p>
        <w:p w14:paraId="457C17BF" w14:textId="77347491"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36" w:history="1">
            <w:r w:rsidR="004B5EBB" w:rsidRPr="00D8511F">
              <w:rPr>
                <w:rStyle w:val="Hyperlink"/>
                <w:rFonts w:asciiTheme="majorHAnsi" w:hAnsiTheme="majorHAnsi" w:cstheme="majorHAnsi"/>
                <w:noProof/>
                <w:color w:val="000000" w:themeColor="text1"/>
                <w:sz w:val="26"/>
                <w:szCs w:val="26"/>
              </w:rPr>
              <w:t>4.</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Use case diagram</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_Toc533369136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w:t>
            </w:r>
            <w:r w:rsidR="004B5EBB" w:rsidRPr="00D8511F">
              <w:rPr>
                <w:rFonts w:asciiTheme="majorHAnsi" w:hAnsiTheme="majorHAnsi" w:cstheme="majorHAnsi"/>
                <w:noProof/>
                <w:webHidden/>
                <w:color w:val="000000" w:themeColor="text1"/>
                <w:sz w:val="26"/>
                <w:szCs w:val="26"/>
              </w:rPr>
              <w:fldChar w:fldCharType="end"/>
            </w:r>
          </w:hyperlink>
        </w:p>
        <w:p w14:paraId="44A7DFD7" w14:textId="6BE70AB8" w:rsidR="004B5EBB" w:rsidRPr="00D8511F" w:rsidRDefault="00685403" w:rsidP="00D8511F">
          <w:pPr>
            <w:pStyle w:val="TOC1"/>
            <w:spacing w:after="120" w:line="360" w:lineRule="auto"/>
            <w:rPr>
              <w:rFonts w:asciiTheme="majorHAnsi" w:eastAsiaTheme="minorEastAsia" w:hAnsiTheme="majorHAnsi" w:cstheme="majorHAnsi"/>
              <w:noProof/>
              <w:color w:val="000000" w:themeColor="text1"/>
              <w:sz w:val="26"/>
              <w:szCs w:val="26"/>
              <w:lang w:val="en-US"/>
            </w:rPr>
          </w:pPr>
          <w:hyperlink w:anchor="_Toc533369137" w:history="1">
            <w:r w:rsidR="004B5EBB" w:rsidRPr="00D8511F">
              <w:rPr>
                <w:rStyle w:val="Hyperlink"/>
                <w:rFonts w:asciiTheme="majorHAnsi" w:hAnsiTheme="majorHAnsi" w:cstheme="majorHAnsi"/>
                <w:noProof/>
                <w:color w:val="000000" w:themeColor="text1"/>
                <w:sz w:val="26"/>
                <w:szCs w:val="26"/>
              </w:rPr>
              <w:t>CƠ SỞ DỮ LIỆU</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_Toc533369137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4</w:t>
            </w:r>
            <w:r w:rsidR="004B5EBB" w:rsidRPr="00D8511F">
              <w:rPr>
                <w:rFonts w:asciiTheme="majorHAnsi" w:hAnsiTheme="majorHAnsi" w:cstheme="majorHAnsi"/>
                <w:noProof/>
                <w:webHidden/>
                <w:color w:val="000000" w:themeColor="text1"/>
                <w:sz w:val="26"/>
                <w:szCs w:val="26"/>
              </w:rPr>
              <w:fldChar w:fldCharType="end"/>
            </w:r>
          </w:hyperlink>
        </w:p>
        <w:p w14:paraId="774312B2" w14:textId="4203A976"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38" w:history="1">
            <w:r w:rsidR="004B5EBB" w:rsidRPr="00D8511F">
              <w:rPr>
                <w:rStyle w:val="Hyperlink"/>
                <w:rFonts w:asciiTheme="majorHAnsi" w:hAnsiTheme="majorHAnsi" w:cstheme="majorHAnsi"/>
                <w:noProof/>
                <w:color w:val="000000" w:themeColor="text1"/>
                <w:sz w:val="26"/>
                <w:szCs w:val="26"/>
              </w:rPr>
              <w:t>1.</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Mô hình ERD</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_Toc533369138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4</w:t>
            </w:r>
            <w:r w:rsidR="004B5EBB" w:rsidRPr="00D8511F">
              <w:rPr>
                <w:rFonts w:asciiTheme="majorHAnsi" w:hAnsiTheme="majorHAnsi" w:cstheme="majorHAnsi"/>
                <w:noProof/>
                <w:webHidden/>
                <w:color w:val="000000" w:themeColor="text1"/>
                <w:sz w:val="26"/>
                <w:szCs w:val="26"/>
              </w:rPr>
              <w:fldChar w:fldCharType="end"/>
            </w:r>
          </w:hyperlink>
        </w:p>
        <w:p w14:paraId="63311D77" w14:textId="2EA17F86"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39" w:history="1">
            <w:r w:rsidR="004B5EBB" w:rsidRPr="00D8511F">
              <w:rPr>
                <w:rStyle w:val="Hyperlink"/>
                <w:rFonts w:asciiTheme="majorHAnsi" w:hAnsiTheme="majorHAnsi" w:cstheme="majorHAnsi"/>
                <w:noProof/>
                <w:color w:val="000000" w:themeColor="text1"/>
                <w:sz w:val="26"/>
                <w:szCs w:val="26"/>
              </w:rPr>
              <w:t>2.</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Database diagram</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_Toc533369139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5</w:t>
            </w:r>
            <w:r w:rsidR="004B5EBB" w:rsidRPr="00D8511F">
              <w:rPr>
                <w:rFonts w:asciiTheme="majorHAnsi" w:hAnsiTheme="majorHAnsi" w:cstheme="majorHAnsi"/>
                <w:noProof/>
                <w:webHidden/>
                <w:color w:val="000000" w:themeColor="text1"/>
                <w:sz w:val="26"/>
                <w:szCs w:val="26"/>
              </w:rPr>
              <w:fldChar w:fldCharType="end"/>
            </w:r>
          </w:hyperlink>
        </w:p>
        <w:p w14:paraId="6E444029" w14:textId="21B002E5" w:rsidR="004B5EBB" w:rsidRPr="00D8511F" w:rsidRDefault="00685403" w:rsidP="00D8511F">
          <w:pPr>
            <w:pStyle w:val="TOC1"/>
            <w:spacing w:after="120" w:line="360" w:lineRule="auto"/>
            <w:rPr>
              <w:rFonts w:asciiTheme="majorHAnsi" w:eastAsiaTheme="minorEastAsia" w:hAnsiTheme="majorHAnsi" w:cstheme="majorHAnsi"/>
              <w:noProof/>
              <w:color w:val="000000" w:themeColor="text1"/>
              <w:sz w:val="26"/>
              <w:szCs w:val="26"/>
              <w:lang w:val="en-US"/>
            </w:rPr>
          </w:pPr>
          <w:hyperlink w:anchor="_Toc533369140" w:history="1">
            <w:r w:rsidR="004B5EBB" w:rsidRPr="00D8511F">
              <w:rPr>
                <w:rStyle w:val="Hyperlink"/>
                <w:rFonts w:asciiTheme="majorHAnsi" w:hAnsiTheme="majorHAnsi" w:cstheme="majorHAnsi"/>
                <w:noProof/>
                <w:color w:val="000000" w:themeColor="text1"/>
                <w:sz w:val="26"/>
                <w:szCs w:val="26"/>
              </w:rPr>
              <w:t>GIAO DIỆN</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_Toc533369140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6</w:t>
            </w:r>
            <w:r w:rsidR="004B5EBB" w:rsidRPr="00D8511F">
              <w:rPr>
                <w:rFonts w:asciiTheme="majorHAnsi" w:hAnsiTheme="majorHAnsi" w:cstheme="majorHAnsi"/>
                <w:noProof/>
                <w:webHidden/>
                <w:color w:val="000000" w:themeColor="text1"/>
                <w:sz w:val="26"/>
                <w:szCs w:val="26"/>
              </w:rPr>
              <w:fldChar w:fldCharType="end"/>
            </w:r>
          </w:hyperlink>
        </w:p>
        <w:p w14:paraId="4B5E4E3E" w14:textId="5ECADD4C"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41" w:history="1">
            <w:r w:rsidR="004B5EBB" w:rsidRPr="00D8511F">
              <w:rPr>
                <w:rStyle w:val="Hyperlink"/>
                <w:rFonts w:asciiTheme="majorHAnsi" w:hAnsiTheme="majorHAnsi" w:cstheme="majorHAnsi"/>
                <w:noProof/>
                <w:color w:val="000000" w:themeColor="text1"/>
                <w:sz w:val="26"/>
                <w:szCs w:val="26"/>
              </w:rPr>
              <w:t>1.</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Giao diện quản lí</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_Toc533369141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6</w:t>
            </w:r>
            <w:r w:rsidR="004B5EBB" w:rsidRPr="00D8511F">
              <w:rPr>
                <w:rFonts w:asciiTheme="majorHAnsi" w:hAnsiTheme="majorHAnsi" w:cstheme="majorHAnsi"/>
                <w:noProof/>
                <w:webHidden/>
                <w:color w:val="000000" w:themeColor="text1"/>
                <w:sz w:val="26"/>
                <w:szCs w:val="26"/>
              </w:rPr>
              <w:fldChar w:fldCharType="end"/>
            </w:r>
          </w:hyperlink>
        </w:p>
        <w:p w14:paraId="7BEC8958" w14:textId="02C74FC9" w:rsidR="004B5EBB" w:rsidRPr="00D8511F" w:rsidRDefault="00685403" w:rsidP="00D8511F">
          <w:pPr>
            <w:pStyle w:val="TOC1"/>
            <w:spacing w:after="120" w:line="360" w:lineRule="auto"/>
            <w:rPr>
              <w:rFonts w:asciiTheme="majorHAnsi" w:eastAsiaTheme="minorEastAsia" w:hAnsiTheme="majorHAnsi" w:cstheme="majorHAnsi"/>
              <w:noProof/>
              <w:color w:val="000000" w:themeColor="text1"/>
              <w:sz w:val="26"/>
              <w:szCs w:val="26"/>
              <w:lang w:val="en-US"/>
            </w:rPr>
          </w:pPr>
          <w:hyperlink w:anchor="_Toc533369142" w:history="1">
            <w:r w:rsidR="004B5EBB" w:rsidRPr="00D8511F">
              <w:rPr>
                <w:rStyle w:val="Hyperlink"/>
                <w:rFonts w:asciiTheme="majorHAnsi" w:hAnsiTheme="majorHAnsi" w:cstheme="majorHAnsi"/>
                <w:noProof/>
                <w:color w:val="000000" w:themeColor="text1"/>
                <w:sz w:val="26"/>
                <w:szCs w:val="26"/>
              </w:rPr>
              <w:t>MÔ HÌNH - FRAMEWORK THỰC HIỆN ĐỀ TÀI</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_Toc533369142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13</w:t>
            </w:r>
            <w:r w:rsidR="004B5EBB" w:rsidRPr="00D8511F">
              <w:rPr>
                <w:rFonts w:asciiTheme="majorHAnsi" w:hAnsiTheme="majorHAnsi" w:cstheme="majorHAnsi"/>
                <w:noProof/>
                <w:webHidden/>
                <w:color w:val="000000" w:themeColor="text1"/>
                <w:sz w:val="26"/>
                <w:szCs w:val="26"/>
              </w:rPr>
              <w:fldChar w:fldCharType="end"/>
            </w:r>
          </w:hyperlink>
        </w:p>
        <w:p w14:paraId="3C5DF998" w14:textId="7B69CC95"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43" w:history="1">
            <w:r w:rsidR="004B5EBB" w:rsidRPr="00D8511F">
              <w:rPr>
                <w:rStyle w:val="Hyperlink"/>
                <w:rFonts w:asciiTheme="majorHAnsi" w:hAnsiTheme="majorHAnsi" w:cstheme="majorHAnsi"/>
                <w:noProof/>
                <w:color w:val="000000" w:themeColor="text1"/>
                <w:sz w:val="26"/>
                <w:szCs w:val="26"/>
              </w:rPr>
              <w:t>1.</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Mô hình xây dựng dự án</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_Toc533369143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13</w:t>
            </w:r>
            <w:r w:rsidR="004B5EBB" w:rsidRPr="00D8511F">
              <w:rPr>
                <w:rFonts w:asciiTheme="majorHAnsi" w:hAnsiTheme="majorHAnsi" w:cstheme="majorHAnsi"/>
                <w:noProof/>
                <w:webHidden/>
                <w:color w:val="000000" w:themeColor="text1"/>
                <w:sz w:val="26"/>
                <w:szCs w:val="26"/>
              </w:rPr>
              <w:fldChar w:fldCharType="end"/>
            </w:r>
          </w:hyperlink>
        </w:p>
        <w:p w14:paraId="7C3D032C" w14:textId="3063AFAA" w:rsidR="004B5EBB" w:rsidRPr="00D8511F" w:rsidRDefault="00685403" w:rsidP="00D8511F">
          <w:pPr>
            <w:pStyle w:val="TOC3"/>
            <w:tabs>
              <w:tab w:val="left" w:pos="88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44" w:history="1">
            <w:r w:rsidR="004B5EBB" w:rsidRPr="00D8511F">
              <w:rPr>
                <w:rStyle w:val="Hyperlink"/>
                <w:rFonts w:asciiTheme="majorHAnsi" w:hAnsiTheme="majorHAnsi" w:cstheme="majorHAnsi"/>
                <w:noProof/>
                <w:color w:val="000000" w:themeColor="text1"/>
                <w:sz w:val="26"/>
                <w:szCs w:val="26"/>
                <w:lang w:val="en-US"/>
              </w:rPr>
              <w:t>1)</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lang w:val="en-US"/>
              </w:rPr>
              <w:t>Spring boot</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_Toc533369144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13</w:t>
            </w:r>
            <w:r w:rsidR="004B5EBB" w:rsidRPr="00D8511F">
              <w:rPr>
                <w:rFonts w:asciiTheme="majorHAnsi" w:hAnsiTheme="majorHAnsi" w:cstheme="majorHAnsi"/>
                <w:noProof/>
                <w:webHidden/>
                <w:color w:val="000000" w:themeColor="text1"/>
                <w:sz w:val="26"/>
                <w:szCs w:val="26"/>
              </w:rPr>
              <w:fldChar w:fldCharType="end"/>
            </w:r>
          </w:hyperlink>
        </w:p>
        <w:p w14:paraId="4BAFAFB6" w14:textId="66CBCEE6" w:rsidR="004B5EBB" w:rsidRPr="00D8511F" w:rsidRDefault="00685403" w:rsidP="00D8511F">
          <w:pPr>
            <w:pStyle w:val="TOC3"/>
            <w:tabs>
              <w:tab w:val="left" w:pos="88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45" w:history="1">
            <w:r w:rsidR="004B5EBB" w:rsidRPr="00D8511F">
              <w:rPr>
                <w:rStyle w:val="Hyperlink"/>
                <w:rFonts w:asciiTheme="majorHAnsi" w:hAnsiTheme="majorHAnsi" w:cstheme="majorHAnsi"/>
                <w:noProof/>
                <w:color w:val="000000" w:themeColor="text1"/>
                <w:sz w:val="26"/>
                <w:szCs w:val="26"/>
              </w:rPr>
              <w:t>2)</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lang w:val="en-US"/>
              </w:rPr>
              <w:t>Spring data JPA và Hibernate</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_Toc533369145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14</w:t>
            </w:r>
            <w:r w:rsidR="004B5EBB" w:rsidRPr="00D8511F">
              <w:rPr>
                <w:rFonts w:asciiTheme="majorHAnsi" w:hAnsiTheme="majorHAnsi" w:cstheme="majorHAnsi"/>
                <w:noProof/>
                <w:webHidden/>
                <w:color w:val="000000" w:themeColor="text1"/>
                <w:sz w:val="26"/>
                <w:szCs w:val="26"/>
              </w:rPr>
              <w:fldChar w:fldCharType="end"/>
            </w:r>
          </w:hyperlink>
        </w:p>
        <w:p w14:paraId="2DF4B55B" w14:textId="60E181AA" w:rsidR="004B5EBB" w:rsidRPr="00D8511F" w:rsidRDefault="00685403" w:rsidP="00D8511F">
          <w:pPr>
            <w:pStyle w:val="TOC3"/>
            <w:tabs>
              <w:tab w:val="left" w:pos="88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46" w:history="1">
            <w:r w:rsidR="004B5EBB" w:rsidRPr="00D8511F">
              <w:rPr>
                <w:rStyle w:val="Hyperlink"/>
                <w:rFonts w:asciiTheme="majorHAnsi" w:hAnsiTheme="majorHAnsi" w:cstheme="majorHAnsi"/>
                <w:noProof/>
                <w:color w:val="000000" w:themeColor="text1"/>
                <w:sz w:val="26"/>
                <w:szCs w:val="26"/>
              </w:rPr>
              <w:t>3)</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Spring security</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_Toc533369146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16</w:t>
            </w:r>
            <w:r w:rsidR="004B5EBB" w:rsidRPr="00D8511F">
              <w:rPr>
                <w:rFonts w:asciiTheme="majorHAnsi" w:hAnsiTheme="majorHAnsi" w:cstheme="majorHAnsi"/>
                <w:noProof/>
                <w:webHidden/>
                <w:color w:val="000000" w:themeColor="text1"/>
                <w:sz w:val="26"/>
                <w:szCs w:val="26"/>
              </w:rPr>
              <w:fldChar w:fldCharType="end"/>
            </w:r>
          </w:hyperlink>
        </w:p>
        <w:p w14:paraId="1FDE2E8A" w14:textId="1B2F1062" w:rsidR="004B5EBB" w:rsidRPr="00D8511F" w:rsidRDefault="00685403" w:rsidP="00D8511F">
          <w:pPr>
            <w:pStyle w:val="TOC3"/>
            <w:tabs>
              <w:tab w:val="left" w:pos="88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47" w:history="1">
            <w:r w:rsidR="004B5EBB" w:rsidRPr="00D8511F">
              <w:rPr>
                <w:rStyle w:val="Hyperlink"/>
                <w:rFonts w:asciiTheme="majorHAnsi" w:hAnsiTheme="majorHAnsi" w:cstheme="majorHAnsi"/>
                <w:noProof/>
                <w:color w:val="000000" w:themeColor="text1"/>
                <w:sz w:val="26"/>
                <w:szCs w:val="26"/>
              </w:rPr>
              <w:t>4)</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My SQL</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_Toc533369147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16</w:t>
            </w:r>
            <w:r w:rsidR="004B5EBB" w:rsidRPr="00D8511F">
              <w:rPr>
                <w:rFonts w:asciiTheme="majorHAnsi" w:hAnsiTheme="majorHAnsi" w:cstheme="majorHAnsi"/>
                <w:noProof/>
                <w:webHidden/>
                <w:color w:val="000000" w:themeColor="text1"/>
                <w:sz w:val="26"/>
                <w:szCs w:val="26"/>
              </w:rPr>
              <w:fldChar w:fldCharType="end"/>
            </w:r>
          </w:hyperlink>
        </w:p>
        <w:p w14:paraId="29AC2CBD" w14:textId="557CB84E" w:rsidR="004B5EBB" w:rsidRPr="00D8511F" w:rsidRDefault="00685403" w:rsidP="00D8511F">
          <w:pPr>
            <w:pStyle w:val="TOC1"/>
            <w:spacing w:after="120" w:line="360" w:lineRule="auto"/>
            <w:rPr>
              <w:rFonts w:asciiTheme="majorHAnsi" w:eastAsiaTheme="minorEastAsia" w:hAnsiTheme="majorHAnsi" w:cstheme="majorHAnsi"/>
              <w:noProof/>
              <w:color w:val="000000" w:themeColor="text1"/>
              <w:sz w:val="26"/>
              <w:szCs w:val="26"/>
              <w:lang w:val="en-US"/>
            </w:rPr>
          </w:pPr>
          <w:hyperlink w:anchor="_Toc533369148" w:history="1">
            <w:r w:rsidR="004B5EBB" w:rsidRPr="00D8511F">
              <w:rPr>
                <w:rStyle w:val="Hyperlink"/>
                <w:rFonts w:asciiTheme="majorHAnsi" w:hAnsiTheme="majorHAnsi" w:cstheme="majorHAnsi"/>
                <w:noProof/>
                <w:color w:val="000000" w:themeColor="text1"/>
                <w:sz w:val="26"/>
                <w:szCs w:val="26"/>
              </w:rPr>
              <w:t>ĐÁNH GIÁ</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_Toc533369148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18</w:t>
            </w:r>
            <w:r w:rsidR="004B5EBB" w:rsidRPr="00D8511F">
              <w:rPr>
                <w:rFonts w:asciiTheme="majorHAnsi" w:hAnsiTheme="majorHAnsi" w:cstheme="majorHAnsi"/>
                <w:noProof/>
                <w:webHidden/>
                <w:color w:val="000000" w:themeColor="text1"/>
                <w:sz w:val="26"/>
                <w:szCs w:val="26"/>
              </w:rPr>
              <w:fldChar w:fldCharType="end"/>
            </w:r>
          </w:hyperlink>
        </w:p>
        <w:p w14:paraId="4D3D28E0" w14:textId="14E8ADC4"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49" w:history="1">
            <w:r w:rsidR="004B5EBB" w:rsidRPr="00D8511F">
              <w:rPr>
                <w:rStyle w:val="Hyperlink"/>
                <w:rFonts w:asciiTheme="majorHAnsi" w:hAnsiTheme="majorHAnsi" w:cstheme="majorHAnsi"/>
                <w:noProof/>
                <w:color w:val="000000" w:themeColor="text1"/>
                <w:sz w:val="26"/>
                <w:szCs w:val="26"/>
              </w:rPr>
              <w:t>1.</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Quá trình thực hiện ứng dụng</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_Toc533369149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18</w:t>
            </w:r>
            <w:r w:rsidR="004B5EBB" w:rsidRPr="00D8511F">
              <w:rPr>
                <w:rFonts w:asciiTheme="majorHAnsi" w:hAnsiTheme="majorHAnsi" w:cstheme="majorHAnsi"/>
                <w:noProof/>
                <w:webHidden/>
                <w:color w:val="000000" w:themeColor="text1"/>
                <w:sz w:val="26"/>
                <w:szCs w:val="26"/>
              </w:rPr>
              <w:fldChar w:fldCharType="end"/>
            </w:r>
          </w:hyperlink>
        </w:p>
        <w:p w14:paraId="3E55E787" w14:textId="13147E2F"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50" w:history="1">
            <w:r w:rsidR="004B5EBB" w:rsidRPr="00D8511F">
              <w:rPr>
                <w:rStyle w:val="Hyperlink"/>
                <w:rFonts w:asciiTheme="majorHAnsi" w:hAnsiTheme="majorHAnsi" w:cstheme="majorHAnsi"/>
                <w:noProof/>
                <w:color w:val="000000" w:themeColor="text1"/>
                <w:sz w:val="26"/>
                <w:szCs w:val="26"/>
              </w:rPr>
              <w:t>2.</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Ưu – Nhược điểm khi ứng dụng</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_Toc533369150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18</w:t>
            </w:r>
            <w:r w:rsidR="004B5EBB" w:rsidRPr="00D8511F">
              <w:rPr>
                <w:rFonts w:asciiTheme="majorHAnsi" w:hAnsiTheme="majorHAnsi" w:cstheme="majorHAnsi"/>
                <w:noProof/>
                <w:webHidden/>
                <w:color w:val="000000" w:themeColor="text1"/>
                <w:sz w:val="26"/>
                <w:szCs w:val="26"/>
              </w:rPr>
              <w:fldChar w:fldCharType="end"/>
            </w:r>
          </w:hyperlink>
        </w:p>
        <w:p w14:paraId="009FEAD5" w14:textId="2E3633DF" w:rsidR="004B5EBB" w:rsidRPr="00D8511F" w:rsidRDefault="00685403" w:rsidP="00D8511F">
          <w:pPr>
            <w:pStyle w:val="TOC2"/>
            <w:tabs>
              <w:tab w:val="left" w:pos="660"/>
              <w:tab w:val="right" w:leader="dot" w:pos="10194"/>
            </w:tabs>
            <w:spacing w:after="120" w:line="360" w:lineRule="auto"/>
            <w:rPr>
              <w:rFonts w:asciiTheme="majorHAnsi" w:eastAsiaTheme="minorEastAsia" w:hAnsiTheme="majorHAnsi" w:cstheme="majorHAnsi"/>
              <w:noProof/>
              <w:color w:val="000000" w:themeColor="text1"/>
              <w:sz w:val="26"/>
              <w:szCs w:val="26"/>
              <w:lang w:val="en-US"/>
            </w:rPr>
          </w:pPr>
          <w:hyperlink w:anchor="_Toc533369151" w:history="1">
            <w:r w:rsidR="004B5EBB" w:rsidRPr="00D8511F">
              <w:rPr>
                <w:rStyle w:val="Hyperlink"/>
                <w:rFonts w:asciiTheme="majorHAnsi" w:hAnsiTheme="majorHAnsi" w:cstheme="majorHAnsi"/>
                <w:noProof/>
                <w:color w:val="000000" w:themeColor="text1"/>
                <w:sz w:val="26"/>
                <w:szCs w:val="26"/>
              </w:rPr>
              <w:t>3.</w:t>
            </w:r>
            <w:r w:rsidR="004B5EBB" w:rsidRPr="00D8511F">
              <w:rPr>
                <w:rFonts w:asciiTheme="majorHAnsi" w:eastAsiaTheme="minorEastAsia" w:hAnsiTheme="majorHAnsi" w:cstheme="majorHAnsi"/>
                <w:noProof/>
                <w:color w:val="000000" w:themeColor="text1"/>
                <w:sz w:val="26"/>
                <w:szCs w:val="26"/>
                <w:lang w:val="en-US"/>
              </w:rPr>
              <w:tab/>
            </w:r>
            <w:r w:rsidR="004B5EBB" w:rsidRPr="00D8511F">
              <w:rPr>
                <w:rStyle w:val="Hyperlink"/>
                <w:rFonts w:asciiTheme="majorHAnsi" w:hAnsiTheme="majorHAnsi" w:cstheme="majorHAnsi"/>
                <w:noProof/>
                <w:color w:val="000000" w:themeColor="text1"/>
                <w:sz w:val="26"/>
                <w:szCs w:val="26"/>
              </w:rPr>
              <w:t>Hướng phát triển của đề tài</w:t>
            </w:r>
            <w:r w:rsidR="004B5EBB" w:rsidRPr="00D8511F">
              <w:rPr>
                <w:rFonts w:asciiTheme="majorHAnsi" w:hAnsiTheme="majorHAnsi" w:cstheme="majorHAnsi"/>
                <w:noProof/>
                <w:webHidden/>
                <w:color w:val="000000" w:themeColor="text1"/>
                <w:sz w:val="26"/>
                <w:szCs w:val="26"/>
              </w:rPr>
              <w:tab/>
            </w:r>
            <w:r w:rsidR="004B5EBB" w:rsidRPr="00D8511F">
              <w:rPr>
                <w:rFonts w:asciiTheme="majorHAnsi" w:hAnsiTheme="majorHAnsi" w:cstheme="majorHAnsi"/>
                <w:noProof/>
                <w:webHidden/>
                <w:color w:val="000000" w:themeColor="text1"/>
                <w:sz w:val="26"/>
                <w:szCs w:val="26"/>
              </w:rPr>
              <w:fldChar w:fldCharType="begin"/>
            </w:r>
            <w:r w:rsidR="004B5EBB" w:rsidRPr="00D8511F">
              <w:rPr>
                <w:rFonts w:asciiTheme="majorHAnsi" w:hAnsiTheme="majorHAnsi" w:cstheme="majorHAnsi"/>
                <w:noProof/>
                <w:webHidden/>
                <w:color w:val="000000" w:themeColor="text1"/>
                <w:sz w:val="26"/>
                <w:szCs w:val="26"/>
              </w:rPr>
              <w:instrText xml:space="preserve"> PAGEREF _Toc533369151 \h </w:instrText>
            </w:r>
            <w:r w:rsidR="004B5EBB" w:rsidRPr="00D8511F">
              <w:rPr>
                <w:rFonts w:asciiTheme="majorHAnsi" w:hAnsiTheme="majorHAnsi" w:cstheme="majorHAnsi"/>
                <w:noProof/>
                <w:webHidden/>
                <w:color w:val="000000" w:themeColor="text1"/>
                <w:sz w:val="26"/>
                <w:szCs w:val="26"/>
              </w:rPr>
            </w:r>
            <w:r w:rsidR="004B5EBB" w:rsidRPr="00D8511F">
              <w:rPr>
                <w:rFonts w:asciiTheme="majorHAnsi" w:hAnsiTheme="majorHAnsi" w:cstheme="majorHAnsi"/>
                <w:noProof/>
                <w:webHidden/>
                <w:color w:val="000000" w:themeColor="text1"/>
                <w:sz w:val="26"/>
                <w:szCs w:val="26"/>
              </w:rPr>
              <w:fldChar w:fldCharType="separate"/>
            </w:r>
            <w:r w:rsidR="0070647F">
              <w:rPr>
                <w:rFonts w:asciiTheme="majorHAnsi" w:hAnsiTheme="majorHAnsi" w:cstheme="majorHAnsi"/>
                <w:noProof/>
                <w:webHidden/>
                <w:color w:val="000000" w:themeColor="text1"/>
                <w:sz w:val="26"/>
                <w:szCs w:val="26"/>
              </w:rPr>
              <w:t>18</w:t>
            </w:r>
            <w:r w:rsidR="004B5EBB" w:rsidRPr="00D8511F">
              <w:rPr>
                <w:rFonts w:asciiTheme="majorHAnsi" w:hAnsiTheme="majorHAnsi" w:cstheme="majorHAnsi"/>
                <w:noProof/>
                <w:webHidden/>
                <w:color w:val="000000" w:themeColor="text1"/>
                <w:sz w:val="26"/>
                <w:szCs w:val="26"/>
              </w:rPr>
              <w:fldChar w:fldCharType="end"/>
            </w:r>
          </w:hyperlink>
        </w:p>
        <w:p w14:paraId="44A48ADC" w14:textId="77777777" w:rsidR="00E11E0A" w:rsidRPr="00666582" w:rsidRDefault="00E11E0A" w:rsidP="00D8511F">
          <w:pPr>
            <w:spacing w:after="120" w:line="360" w:lineRule="auto"/>
            <w:rPr>
              <w:b/>
              <w:bCs/>
              <w:noProof/>
              <w:color w:val="000000" w:themeColor="text1"/>
            </w:rPr>
          </w:pPr>
          <w:r w:rsidRPr="00D8511F">
            <w:rPr>
              <w:rFonts w:asciiTheme="majorHAnsi" w:hAnsiTheme="majorHAnsi" w:cstheme="majorHAnsi"/>
              <w:b/>
              <w:bCs/>
              <w:noProof/>
              <w:color w:val="000000" w:themeColor="text1"/>
              <w:sz w:val="26"/>
              <w:szCs w:val="26"/>
            </w:rPr>
            <w:fldChar w:fldCharType="end"/>
          </w:r>
        </w:p>
      </w:sdtContent>
    </w:sdt>
    <w:p w14:paraId="4AC439C9" w14:textId="2F9170CE" w:rsidR="007C3593" w:rsidRPr="00666582" w:rsidRDefault="007C3593" w:rsidP="00EC037A">
      <w:pPr>
        <w:pStyle w:val="Heading1"/>
        <w:spacing w:after="120" w:line="360" w:lineRule="auto"/>
        <w:jc w:val="left"/>
        <w:rPr>
          <w:color w:val="000000" w:themeColor="text1"/>
          <w:lang w:val="vi-VN"/>
        </w:rPr>
        <w:sectPr w:rsidR="007C3593" w:rsidRPr="00666582" w:rsidSect="00015ABF">
          <w:footerReference w:type="default" r:id="rId20"/>
          <w:pgSz w:w="11906" w:h="16838"/>
          <w:pgMar w:top="851" w:right="851" w:bottom="851" w:left="851" w:header="720" w:footer="720" w:gutter="0"/>
          <w:pgNumType w:start="1"/>
          <w:cols w:space="720"/>
          <w:titlePg/>
          <w:docGrid w:linePitch="360"/>
        </w:sectPr>
      </w:pPr>
      <w:bookmarkStart w:id="1" w:name="_Toc533343077"/>
      <w:bookmarkStart w:id="2" w:name="_Toc533343104"/>
      <w:bookmarkStart w:id="3" w:name="_Toc533369131"/>
    </w:p>
    <w:p w14:paraId="6177BE65" w14:textId="6D395023" w:rsidR="006E34E5" w:rsidRPr="00666582" w:rsidRDefault="006E34E5" w:rsidP="00EC037A">
      <w:pPr>
        <w:pStyle w:val="Heading1"/>
        <w:spacing w:after="120" w:line="360" w:lineRule="auto"/>
        <w:rPr>
          <w:color w:val="000000" w:themeColor="text1"/>
          <w:lang w:val="vi-VN"/>
        </w:rPr>
      </w:pPr>
      <w:r w:rsidRPr="00666582">
        <w:rPr>
          <w:color w:val="000000" w:themeColor="text1"/>
          <w:lang w:val="vi-VN"/>
        </w:rPr>
        <w:lastRenderedPageBreak/>
        <w:t>GIỚI THIỆU</w:t>
      </w:r>
      <w:r w:rsidR="006E30CD" w:rsidRPr="00666582">
        <w:rPr>
          <w:color w:val="000000" w:themeColor="text1"/>
          <w:lang w:val="vi-VN"/>
        </w:rPr>
        <w:t xml:space="preserve"> ĐỀ TÀI</w:t>
      </w:r>
      <w:bookmarkEnd w:id="1"/>
      <w:bookmarkEnd w:id="2"/>
      <w:bookmarkEnd w:id="3"/>
    </w:p>
    <w:p w14:paraId="49D00082" w14:textId="5C3BF38E" w:rsidR="006E34E5" w:rsidRPr="00666582" w:rsidRDefault="00145E2A" w:rsidP="00EC037A">
      <w:pPr>
        <w:pStyle w:val="Heading2"/>
        <w:spacing w:after="120" w:line="360" w:lineRule="auto"/>
        <w:rPr>
          <w:color w:val="000000" w:themeColor="text1"/>
          <w:lang w:val="vi-VN"/>
        </w:rPr>
      </w:pPr>
      <w:r w:rsidRPr="00666582">
        <w:rPr>
          <w:color w:val="000000" w:themeColor="text1"/>
          <w:lang w:val="vi-VN"/>
        </w:rPr>
        <w:t xml:space="preserve"> </w:t>
      </w:r>
      <w:bookmarkStart w:id="4" w:name="_Toc533343078"/>
      <w:bookmarkStart w:id="5" w:name="_Toc533343105"/>
      <w:bookmarkStart w:id="6" w:name="_Toc533369132"/>
      <w:r w:rsidRPr="00666582">
        <w:rPr>
          <w:color w:val="000000" w:themeColor="text1"/>
          <w:lang w:val="vi-VN"/>
        </w:rPr>
        <w:t>Lý do chọn đề tài</w:t>
      </w:r>
      <w:r w:rsidR="007E0AE7" w:rsidRPr="00666582">
        <w:rPr>
          <w:color w:val="000000" w:themeColor="text1"/>
          <w:lang w:val="vi-VN"/>
        </w:rPr>
        <w:t xml:space="preserve"> và mục tiêu hướng tới</w:t>
      </w:r>
      <w:bookmarkEnd w:id="4"/>
      <w:bookmarkEnd w:id="5"/>
      <w:bookmarkEnd w:id="6"/>
    </w:p>
    <w:p w14:paraId="6FBB423F" w14:textId="7957869A" w:rsidR="006E1926" w:rsidRPr="00666582" w:rsidRDefault="00D0644E" w:rsidP="00EC037A">
      <w:pPr>
        <w:spacing w:after="120" w:line="360" w:lineRule="auto"/>
        <w:ind w:firstLine="709"/>
        <w:jc w:val="both"/>
        <w:rPr>
          <w:rFonts w:asciiTheme="majorHAnsi" w:hAnsiTheme="majorHAnsi" w:cstheme="majorHAnsi"/>
          <w:color w:val="000000" w:themeColor="text1"/>
          <w:lang w:val="en-US"/>
        </w:rPr>
      </w:pPr>
      <w:r w:rsidRPr="00666582">
        <w:rPr>
          <w:rFonts w:asciiTheme="majorHAnsi" w:eastAsia="Times New Roman" w:hAnsiTheme="majorHAnsi" w:cstheme="majorHAnsi"/>
          <w:color w:val="000000" w:themeColor="text1"/>
          <w:sz w:val="26"/>
          <w:szCs w:val="26"/>
        </w:rPr>
        <w:t xml:space="preserve">Hiện nay </w:t>
      </w:r>
      <w:r w:rsidR="00F235E4" w:rsidRPr="00666582">
        <w:rPr>
          <w:rFonts w:asciiTheme="majorHAnsi" w:eastAsia="Times New Roman" w:hAnsiTheme="majorHAnsi" w:cstheme="majorHAnsi"/>
          <w:color w:val="000000" w:themeColor="text1"/>
          <w:sz w:val="26"/>
          <w:szCs w:val="26"/>
        </w:rPr>
        <w:t>việc mua bán bất động sản ngày càng tăng</w:t>
      </w:r>
      <w:r w:rsidR="00263020" w:rsidRPr="00666582">
        <w:rPr>
          <w:rFonts w:asciiTheme="majorHAnsi" w:eastAsia="Times New Roman" w:hAnsiTheme="majorHAnsi" w:cstheme="majorHAnsi"/>
          <w:color w:val="000000" w:themeColor="text1"/>
          <w:sz w:val="26"/>
          <w:szCs w:val="26"/>
        </w:rPr>
        <w:t xml:space="preserve"> và với thời đại công nghệ 4.0 hiện nay</w:t>
      </w:r>
      <w:r w:rsidR="00B7586F" w:rsidRPr="00666582">
        <w:rPr>
          <w:rFonts w:asciiTheme="majorHAnsi" w:eastAsia="Times New Roman" w:hAnsiTheme="majorHAnsi" w:cstheme="majorHAnsi"/>
          <w:color w:val="000000" w:themeColor="text1"/>
          <w:sz w:val="26"/>
          <w:szCs w:val="26"/>
          <w:lang w:val="en-GB"/>
        </w:rPr>
        <w:t xml:space="preserve"> việc sử dụng điện thoại, laptop ngày càng tăng cao</w:t>
      </w:r>
      <w:r w:rsidRPr="00666582">
        <w:rPr>
          <w:rFonts w:asciiTheme="majorHAnsi" w:eastAsia="Times New Roman" w:hAnsiTheme="majorHAnsi" w:cstheme="majorHAnsi"/>
          <w:color w:val="000000" w:themeColor="text1"/>
          <w:sz w:val="26"/>
          <w:szCs w:val="26"/>
        </w:rPr>
        <w:t xml:space="preserve">… nắm bắt được nhu cầu đó nhóm </w:t>
      </w:r>
      <w:r w:rsidR="00F235E4" w:rsidRPr="00666582">
        <w:rPr>
          <w:rFonts w:asciiTheme="majorHAnsi" w:eastAsia="Times New Roman" w:hAnsiTheme="majorHAnsi" w:cstheme="majorHAnsi"/>
          <w:color w:val="000000" w:themeColor="text1"/>
          <w:sz w:val="26"/>
          <w:szCs w:val="26"/>
        </w:rPr>
        <w:t xml:space="preserve">chúng em </w:t>
      </w:r>
      <w:r w:rsidRPr="00666582">
        <w:rPr>
          <w:rFonts w:asciiTheme="majorHAnsi" w:eastAsia="Times New Roman" w:hAnsiTheme="majorHAnsi" w:cstheme="majorHAnsi"/>
          <w:color w:val="000000" w:themeColor="text1"/>
          <w:sz w:val="26"/>
          <w:szCs w:val="26"/>
        </w:rPr>
        <w:t>quyết định thực hiện đồ án</w:t>
      </w:r>
      <w:r w:rsidR="00B7586F" w:rsidRPr="00666582">
        <w:rPr>
          <w:rFonts w:asciiTheme="majorHAnsi" w:eastAsia="Times New Roman" w:hAnsiTheme="majorHAnsi" w:cstheme="majorHAnsi"/>
          <w:color w:val="000000" w:themeColor="text1"/>
          <w:sz w:val="26"/>
          <w:szCs w:val="26"/>
        </w:rPr>
        <w:t xml:space="preserve"> web</w:t>
      </w:r>
      <w:r w:rsidR="00263020" w:rsidRPr="00666582">
        <w:rPr>
          <w:rFonts w:asciiTheme="majorHAnsi" w:eastAsia="Times New Roman" w:hAnsiTheme="majorHAnsi" w:cstheme="majorHAnsi"/>
          <w:color w:val="000000" w:themeColor="text1"/>
          <w:sz w:val="26"/>
          <w:szCs w:val="26"/>
        </w:rPr>
        <w:t xml:space="preserve"> là</w:t>
      </w:r>
      <w:r w:rsidRPr="00666582">
        <w:rPr>
          <w:rFonts w:asciiTheme="majorHAnsi" w:eastAsia="Times New Roman" w:hAnsiTheme="majorHAnsi" w:cstheme="majorHAnsi"/>
          <w:color w:val="000000" w:themeColor="text1"/>
          <w:sz w:val="26"/>
          <w:szCs w:val="26"/>
        </w:rPr>
        <w:t xml:space="preserve"> </w:t>
      </w:r>
      <w:r w:rsidR="00F235E4" w:rsidRPr="00666582">
        <w:rPr>
          <w:rFonts w:asciiTheme="majorHAnsi" w:eastAsia="Times New Roman" w:hAnsiTheme="majorHAnsi" w:cstheme="majorHAnsi"/>
          <w:iCs/>
          <w:color w:val="000000" w:themeColor="text1"/>
          <w:sz w:val="26"/>
          <w:szCs w:val="26"/>
        </w:rPr>
        <w:t>web bất động sản</w:t>
      </w:r>
      <w:r w:rsidR="00F235E4" w:rsidRPr="00666582">
        <w:rPr>
          <w:rFonts w:asciiTheme="majorHAnsi" w:eastAsia="Times New Roman" w:hAnsiTheme="majorHAnsi" w:cstheme="majorHAnsi"/>
          <w:i/>
          <w:iCs/>
          <w:color w:val="000000" w:themeColor="text1"/>
          <w:sz w:val="26"/>
          <w:szCs w:val="26"/>
        </w:rPr>
        <w:t xml:space="preserve"> </w:t>
      </w:r>
      <w:r w:rsidRPr="00666582">
        <w:rPr>
          <w:rFonts w:asciiTheme="majorHAnsi" w:eastAsia="Times New Roman" w:hAnsiTheme="majorHAnsi" w:cstheme="majorHAnsi"/>
          <w:color w:val="000000" w:themeColor="text1"/>
          <w:sz w:val="26"/>
          <w:szCs w:val="26"/>
        </w:rPr>
        <w:t>với các chức năng chính như sau:</w:t>
      </w:r>
      <w:r w:rsidR="00B7586F" w:rsidRPr="00666582">
        <w:rPr>
          <w:rFonts w:asciiTheme="majorHAnsi" w:eastAsia="Times New Roman" w:hAnsiTheme="majorHAnsi" w:cstheme="majorHAnsi"/>
          <w:color w:val="000000" w:themeColor="text1"/>
          <w:sz w:val="26"/>
          <w:szCs w:val="26"/>
        </w:rPr>
        <w:t xml:space="preserve"> </w:t>
      </w:r>
      <w:r w:rsidR="00B7586F" w:rsidRPr="00666582">
        <w:rPr>
          <w:rFonts w:asciiTheme="majorHAnsi" w:eastAsia="Times New Roman" w:hAnsiTheme="majorHAnsi" w:cstheme="majorHAnsi"/>
          <w:color w:val="000000" w:themeColor="text1"/>
          <w:sz w:val="26"/>
          <w:szCs w:val="26"/>
          <w:lang w:val="en-US"/>
        </w:rPr>
        <w:t>Quản lý các bài đăng, tạo bài đăng, quản lý nhân viên, tạo nhân viên, quản lý khách hàng và tạo khách hàng.</w:t>
      </w:r>
    </w:p>
    <w:p w14:paraId="664312C8" w14:textId="7C0A1B0C" w:rsidR="006E34E5" w:rsidRPr="00666582" w:rsidRDefault="006E1926" w:rsidP="00EC037A">
      <w:pPr>
        <w:pStyle w:val="Heading2"/>
        <w:spacing w:after="120" w:line="360" w:lineRule="auto"/>
        <w:rPr>
          <w:color w:val="000000" w:themeColor="text1"/>
          <w:lang w:val="vi-VN"/>
        </w:rPr>
      </w:pPr>
      <w:bookmarkStart w:id="7" w:name="_Toc533343079"/>
      <w:bookmarkStart w:id="8" w:name="_Toc533343106"/>
      <w:bookmarkStart w:id="9" w:name="_Toc533369133"/>
      <w:r w:rsidRPr="00666582">
        <w:rPr>
          <w:color w:val="000000" w:themeColor="text1"/>
          <w:lang w:val="vi-VN"/>
        </w:rPr>
        <w:t>Phương pháp nghiên cứu</w:t>
      </w:r>
      <w:bookmarkEnd w:id="7"/>
      <w:bookmarkEnd w:id="8"/>
      <w:bookmarkEnd w:id="9"/>
    </w:p>
    <w:p w14:paraId="5C7674F1" w14:textId="3A8FB359" w:rsidR="00D352AF" w:rsidRPr="00666582" w:rsidRDefault="00D352AF" w:rsidP="00EC037A">
      <w:pPr>
        <w:pStyle w:val="ListParagraph"/>
        <w:numPr>
          <w:ilvl w:val="0"/>
          <w:numId w:val="4"/>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 xml:space="preserve">Công cụ lập trình: </w:t>
      </w:r>
      <w:r w:rsidR="00B7586F" w:rsidRPr="00666582">
        <w:rPr>
          <w:rFonts w:asciiTheme="majorHAnsi" w:hAnsiTheme="majorHAnsi" w:cstheme="majorHAnsi"/>
          <w:color w:val="000000" w:themeColor="text1"/>
          <w:sz w:val="26"/>
          <w:szCs w:val="26"/>
          <w:lang w:val="en-US"/>
        </w:rPr>
        <w:t>IntelliJ IDEA 2018</w:t>
      </w:r>
      <w:r w:rsidR="00084BD0" w:rsidRPr="00666582">
        <w:rPr>
          <w:rFonts w:asciiTheme="majorHAnsi" w:hAnsiTheme="majorHAnsi" w:cstheme="majorHAnsi"/>
          <w:color w:val="000000" w:themeColor="text1"/>
          <w:sz w:val="26"/>
          <w:szCs w:val="26"/>
          <w:lang w:val="en-US"/>
        </w:rPr>
        <w:t>, Git</w:t>
      </w:r>
      <w:r w:rsidR="00E567C7" w:rsidRPr="00666582">
        <w:rPr>
          <w:rFonts w:asciiTheme="majorHAnsi" w:hAnsiTheme="majorHAnsi" w:cstheme="majorHAnsi"/>
          <w:color w:val="000000" w:themeColor="text1"/>
          <w:sz w:val="26"/>
          <w:szCs w:val="26"/>
          <w:lang w:val="en-US"/>
        </w:rPr>
        <w:t>.</w:t>
      </w:r>
    </w:p>
    <w:p w14:paraId="1675F144" w14:textId="186A0CE5" w:rsidR="00676AED" w:rsidRPr="00666582" w:rsidRDefault="000923C0" w:rsidP="00EC037A">
      <w:pPr>
        <w:numPr>
          <w:ilvl w:val="0"/>
          <w:numId w:val="4"/>
        </w:numPr>
        <w:spacing w:after="120" w:line="360" w:lineRule="auto"/>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Ngôn ngữ lập trình: java</w:t>
      </w:r>
      <w:r w:rsidR="00E567C7" w:rsidRPr="00666582">
        <w:rPr>
          <w:rFonts w:asciiTheme="majorHAnsi" w:eastAsia="Times New Roman" w:hAnsiTheme="majorHAnsi" w:cstheme="majorHAnsi"/>
          <w:color w:val="000000" w:themeColor="text1"/>
          <w:sz w:val="26"/>
          <w:szCs w:val="26"/>
          <w:lang w:val="en-US"/>
        </w:rPr>
        <w:t>.</w:t>
      </w:r>
    </w:p>
    <w:p w14:paraId="4006E4A1" w14:textId="61976ED8" w:rsidR="00B919E6" w:rsidRPr="00666582" w:rsidRDefault="00B919E6" w:rsidP="00EC037A">
      <w:pPr>
        <w:numPr>
          <w:ilvl w:val="0"/>
          <w:numId w:val="4"/>
        </w:numPr>
        <w:spacing w:after="120" w:line="360" w:lineRule="auto"/>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Hệ quản trị cơ sở dữ liệu:</w:t>
      </w:r>
      <w:r w:rsidR="000923C0" w:rsidRPr="00666582">
        <w:rPr>
          <w:rFonts w:asciiTheme="majorHAnsi" w:eastAsia="Times New Roman" w:hAnsiTheme="majorHAnsi" w:cstheme="majorHAnsi"/>
          <w:color w:val="000000" w:themeColor="text1"/>
          <w:sz w:val="26"/>
          <w:szCs w:val="26"/>
          <w:lang w:val="en-US"/>
        </w:rPr>
        <w:t xml:space="preserve"> My</w:t>
      </w:r>
      <w:r w:rsidRPr="00666582">
        <w:rPr>
          <w:rFonts w:asciiTheme="majorHAnsi" w:eastAsia="Times New Roman" w:hAnsiTheme="majorHAnsi" w:cstheme="majorHAnsi"/>
          <w:color w:val="000000" w:themeColor="text1"/>
          <w:sz w:val="26"/>
          <w:szCs w:val="26"/>
          <w:lang w:val="en-US"/>
        </w:rPr>
        <w:t xml:space="preserve"> </w:t>
      </w:r>
      <w:r w:rsidR="004B4062" w:rsidRPr="00666582">
        <w:rPr>
          <w:rFonts w:asciiTheme="majorHAnsi" w:eastAsia="Times New Roman" w:hAnsiTheme="majorHAnsi" w:cstheme="majorHAnsi"/>
          <w:color w:val="000000" w:themeColor="text1"/>
          <w:sz w:val="26"/>
          <w:szCs w:val="26"/>
          <w:lang w:val="en-US"/>
        </w:rPr>
        <w:t>SQL</w:t>
      </w:r>
      <w:r w:rsidR="00E567C7" w:rsidRPr="00666582">
        <w:rPr>
          <w:rFonts w:asciiTheme="majorHAnsi" w:eastAsia="Times New Roman" w:hAnsiTheme="majorHAnsi" w:cstheme="majorHAnsi"/>
          <w:color w:val="000000" w:themeColor="text1"/>
          <w:sz w:val="26"/>
          <w:szCs w:val="26"/>
          <w:lang w:val="en-US"/>
        </w:rPr>
        <w:t>.</w:t>
      </w:r>
    </w:p>
    <w:p w14:paraId="363460C4" w14:textId="433D2CA7" w:rsidR="006E34E5" w:rsidRPr="00666582" w:rsidRDefault="006E34E5" w:rsidP="00EC037A">
      <w:pPr>
        <w:pStyle w:val="Heading2"/>
        <w:spacing w:after="120" w:line="360" w:lineRule="auto"/>
        <w:rPr>
          <w:color w:val="000000" w:themeColor="text1"/>
        </w:rPr>
      </w:pPr>
      <w:bookmarkStart w:id="10" w:name="_Toc533343080"/>
      <w:bookmarkStart w:id="11" w:name="_Toc533343107"/>
      <w:bookmarkStart w:id="12" w:name="_Toc533369134"/>
      <w:r w:rsidRPr="00666582">
        <w:rPr>
          <w:color w:val="000000" w:themeColor="text1"/>
        </w:rPr>
        <w:t>Chức năng cơ bản</w:t>
      </w:r>
      <w:bookmarkEnd w:id="10"/>
      <w:bookmarkEnd w:id="11"/>
      <w:bookmarkEnd w:id="12"/>
    </w:p>
    <w:p w14:paraId="4C00BE8E" w14:textId="549417B8" w:rsidR="00727111" w:rsidRPr="00666582" w:rsidRDefault="00727111" w:rsidP="00EC037A">
      <w:pPr>
        <w:spacing w:after="120" w:line="360" w:lineRule="auto"/>
        <w:ind w:firstLine="709"/>
        <w:jc w:val="both"/>
        <w:rPr>
          <w:rFonts w:asciiTheme="majorHAnsi" w:eastAsia="Times New Roman" w:hAnsiTheme="majorHAnsi" w:cstheme="majorHAnsi"/>
          <w:color w:val="000000" w:themeColor="text1"/>
          <w:sz w:val="24"/>
          <w:szCs w:val="24"/>
          <w:lang w:val="en-US"/>
        </w:rPr>
      </w:pPr>
      <w:r w:rsidRPr="00666582">
        <w:rPr>
          <w:rFonts w:asciiTheme="majorHAnsi" w:eastAsia="Times New Roman" w:hAnsiTheme="majorHAnsi" w:cstheme="majorHAnsi"/>
          <w:color w:val="000000" w:themeColor="text1"/>
          <w:sz w:val="26"/>
          <w:szCs w:val="26"/>
          <w:lang w:val="en-US"/>
        </w:rPr>
        <w:t xml:space="preserve">Các chức năng của ứng dụng được phân làm </w:t>
      </w:r>
      <w:r w:rsidR="00B74C81" w:rsidRPr="00666582">
        <w:rPr>
          <w:rFonts w:asciiTheme="majorHAnsi" w:eastAsia="Times New Roman" w:hAnsiTheme="majorHAnsi" w:cstheme="majorHAnsi"/>
          <w:color w:val="000000" w:themeColor="text1"/>
          <w:sz w:val="26"/>
          <w:szCs w:val="26"/>
          <w:lang w:val="en-US"/>
        </w:rPr>
        <w:t>ba</w:t>
      </w:r>
      <w:r w:rsidRPr="00666582">
        <w:rPr>
          <w:rFonts w:asciiTheme="majorHAnsi" w:eastAsia="Times New Roman" w:hAnsiTheme="majorHAnsi" w:cstheme="majorHAnsi"/>
          <w:color w:val="000000" w:themeColor="text1"/>
          <w:sz w:val="26"/>
          <w:szCs w:val="26"/>
          <w:lang w:val="en-US"/>
        </w:rPr>
        <w:t xml:space="preserve"> nhóm chính dựa vào </w:t>
      </w:r>
      <w:r w:rsidR="00B74C81" w:rsidRPr="00666582">
        <w:rPr>
          <w:rFonts w:asciiTheme="majorHAnsi" w:eastAsia="Times New Roman" w:hAnsiTheme="majorHAnsi" w:cstheme="majorHAnsi"/>
          <w:color w:val="000000" w:themeColor="text1"/>
          <w:sz w:val="26"/>
          <w:szCs w:val="26"/>
          <w:lang w:val="en-US"/>
        </w:rPr>
        <w:t>ba</w:t>
      </w:r>
      <w:r w:rsidRPr="00666582">
        <w:rPr>
          <w:rFonts w:asciiTheme="majorHAnsi" w:eastAsia="Times New Roman" w:hAnsiTheme="majorHAnsi" w:cstheme="majorHAnsi"/>
          <w:color w:val="000000" w:themeColor="text1"/>
          <w:sz w:val="26"/>
          <w:szCs w:val="26"/>
          <w:lang w:val="en-US"/>
        </w:rPr>
        <w:t xml:space="preserve"> đối tượng là</w:t>
      </w:r>
      <w:r w:rsidR="00B74C81" w:rsidRPr="00666582">
        <w:rPr>
          <w:rFonts w:asciiTheme="majorHAnsi" w:eastAsia="Times New Roman" w:hAnsiTheme="majorHAnsi" w:cstheme="majorHAnsi"/>
          <w:color w:val="000000" w:themeColor="text1"/>
          <w:sz w:val="26"/>
          <w:szCs w:val="26"/>
          <w:lang w:val="en-US"/>
        </w:rPr>
        <w:t xml:space="preserve"> người dùng,</w:t>
      </w:r>
      <w:r w:rsidRPr="00666582">
        <w:rPr>
          <w:rFonts w:asciiTheme="majorHAnsi" w:eastAsia="Times New Roman" w:hAnsiTheme="majorHAnsi" w:cstheme="majorHAnsi"/>
          <w:color w:val="000000" w:themeColor="text1"/>
          <w:sz w:val="26"/>
          <w:szCs w:val="26"/>
          <w:lang w:val="en-US"/>
        </w:rPr>
        <w:t xml:space="preserve"> nhân viên và </w:t>
      </w:r>
      <w:r w:rsidR="003731DF" w:rsidRPr="00666582">
        <w:rPr>
          <w:rFonts w:asciiTheme="majorHAnsi" w:eastAsia="Times New Roman" w:hAnsiTheme="majorHAnsi" w:cstheme="majorHAnsi"/>
          <w:color w:val="000000" w:themeColor="text1"/>
          <w:sz w:val="26"/>
          <w:szCs w:val="26"/>
          <w:lang w:val="en-US"/>
        </w:rPr>
        <w:t>bài đăng</w:t>
      </w:r>
      <w:r w:rsidR="00BF1F2F" w:rsidRPr="00666582">
        <w:rPr>
          <w:rFonts w:asciiTheme="majorHAnsi" w:eastAsia="Times New Roman" w:hAnsiTheme="majorHAnsi" w:cstheme="majorHAnsi"/>
          <w:color w:val="000000" w:themeColor="text1"/>
          <w:sz w:val="26"/>
          <w:szCs w:val="26"/>
          <w:lang w:val="en-US"/>
        </w:rPr>
        <w:t>,</w:t>
      </w:r>
      <w:r w:rsidRPr="00666582">
        <w:rPr>
          <w:rFonts w:asciiTheme="majorHAnsi" w:eastAsia="Times New Roman" w:hAnsiTheme="majorHAnsi" w:cstheme="majorHAnsi"/>
          <w:color w:val="000000" w:themeColor="text1"/>
          <w:sz w:val="26"/>
          <w:szCs w:val="26"/>
          <w:lang w:val="en-US"/>
        </w:rPr>
        <w:t xml:space="preserve"> cụ thể như sau:</w:t>
      </w:r>
    </w:p>
    <w:p w14:paraId="74564CCD" w14:textId="1600FD62" w:rsidR="00BF1F2F" w:rsidRPr="00666582" w:rsidRDefault="00BF1F2F" w:rsidP="00EC037A">
      <w:pPr>
        <w:pStyle w:val="Heading3"/>
        <w:ind w:left="1560" w:hanging="709"/>
        <w:rPr>
          <w:rFonts w:asciiTheme="majorHAnsi" w:hAnsiTheme="majorHAnsi" w:cstheme="majorHAnsi"/>
          <w:color w:val="000000" w:themeColor="text1"/>
        </w:rPr>
      </w:pPr>
      <w:bookmarkStart w:id="13" w:name="_Toc533343081"/>
      <w:bookmarkStart w:id="14" w:name="_Toc533343108"/>
      <w:bookmarkStart w:id="15" w:name="_Toc533369135"/>
      <w:r w:rsidRPr="00666582">
        <w:rPr>
          <w:rFonts w:asciiTheme="majorHAnsi" w:hAnsiTheme="majorHAnsi" w:cstheme="majorHAnsi"/>
          <w:color w:val="000000" w:themeColor="text1"/>
        </w:rPr>
        <w:t>Người quản lý</w:t>
      </w:r>
      <w:bookmarkEnd w:id="13"/>
      <w:bookmarkEnd w:id="14"/>
      <w:bookmarkEnd w:id="15"/>
    </w:p>
    <w:p w14:paraId="0C5B5C49" w14:textId="77777777" w:rsidR="00843343" w:rsidRPr="00666582" w:rsidRDefault="00843343" w:rsidP="00EC037A">
      <w:pPr>
        <w:pStyle w:val="ListParagraph"/>
        <w:numPr>
          <w:ilvl w:val="0"/>
          <w:numId w:val="4"/>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 xml:space="preserve">Quản lý bài đăng của người dùng </w:t>
      </w:r>
    </w:p>
    <w:p w14:paraId="27F0219B" w14:textId="77777777" w:rsidR="00843343" w:rsidRPr="00666582" w:rsidRDefault="00843343" w:rsidP="00EC037A">
      <w:pPr>
        <w:pStyle w:val="ListParagraph"/>
        <w:numPr>
          <w:ilvl w:val="1"/>
          <w:numId w:val="4"/>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Thêm bài đăng.</w:t>
      </w:r>
    </w:p>
    <w:p w14:paraId="4245FCEB" w14:textId="77777777" w:rsidR="00843343" w:rsidRPr="00666582" w:rsidRDefault="00843343" w:rsidP="00EC037A">
      <w:pPr>
        <w:pStyle w:val="ListParagraph"/>
        <w:numPr>
          <w:ilvl w:val="1"/>
          <w:numId w:val="4"/>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Khóa bài đăng.</w:t>
      </w:r>
    </w:p>
    <w:p w14:paraId="12049366" w14:textId="77777777" w:rsidR="00843343" w:rsidRPr="00666582" w:rsidRDefault="00843343" w:rsidP="00EC037A">
      <w:pPr>
        <w:pStyle w:val="ListParagraph"/>
        <w:numPr>
          <w:ilvl w:val="1"/>
          <w:numId w:val="4"/>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Duyệt bài đăng mới.</w:t>
      </w:r>
    </w:p>
    <w:p w14:paraId="3F6B2446" w14:textId="158E2544" w:rsidR="00843343" w:rsidRPr="00666582" w:rsidRDefault="00843343" w:rsidP="00EC037A">
      <w:pPr>
        <w:pStyle w:val="ListParagraph"/>
        <w:numPr>
          <w:ilvl w:val="1"/>
          <w:numId w:val="4"/>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Quản lý những bài đăng bị người dùng báo cáo.</w:t>
      </w:r>
    </w:p>
    <w:p w14:paraId="3F055598" w14:textId="7AB029B8" w:rsidR="00D51F45" w:rsidRPr="00666582" w:rsidRDefault="00D51F45" w:rsidP="00EC037A">
      <w:pPr>
        <w:pStyle w:val="ListParagraph"/>
        <w:numPr>
          <w:ilvl w:val="0"/>
          <w:numId w:val="20"/>
        </w:numPr>
        <w:spacing w:after="120" w:line="360" w:lineRule="auto"/>
        <w:ind w:left="709"/>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Quản lý nhân viên</w:t>
      </w:r>
    </w:p>
    <w:p w14:paraId="533D6025" w14:textId="08BF2E8A" w:rsidR="00D51F45" w:rsidRPr="00666582" w:rsidRDefault="00D51F45" w:rsidP="00EC037A">
      <w:pPr>
        <w:pStyle w:val="ListParagraph"/>
        <w:numPr>
          <w:ilvl w:val="0"/>
          <w:numId w:val="21"/>
        </w:numPr>
        <w:spacing w:after="120" w:line="360" w:lineRule="auto"/>
        <w:ind w:left="1440" w:hanging="447"/>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Tạo nhân viên mới</w:t>
      </w:r>
      <w:r w:rsidR="00E567C7" w:rsidRPr="00666582">
        <w:rPr>
          <w:rFonts w:asciiTheme="majorHAnsi" w:hAnsiTheme="majorHAnsi" w:cstheme="majorHAnsi"/>
          <w:color w:val="000000" w:themeColor="text1"/>
          <w:sz w:val="26"/>
          <w:szCs w:val="26"/>
          <w:lang w:val="en-US"/>
        </w:rPr>
        <w:t>.</w:t>
      </w:r>
    </w:p>
    <w:p w14:paraId="7D312D75" w14:textId="63076B78" w:rsidR="0082772E" w:rsidRPr="00666582" w:rsidRDefault="0082772E" w:rsidP="00EC037A">
      <w:pPr>
        <w:pStyle w:val="ListParagraph"/>
        <w:numPr>
          <w:ilvl w:val="0"/>
          <w:numId w:val="21"/>
        </w:numPr>
        <w:spacing w:after="120" w:line="360" w:lineRule="auto"/>
        <w:ind w:left="1440" w:hanging="447"/>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Quản lý tài khoản nhân viên</w:t>
      </w:r>
      <w:r w:rsidR="00E567C7" w:rsidRPr="00666582">
        <w:rPr>
          <w:rFonts w:asciiTheme="majorHAnsi" w:hAnsiTheme="majorHAnsi" w:cstheme="majorHAnsi"/>
          <w:color w:val="000000" w:themeColor="text1"/>
          <w:sz w:val="26"/>
          <w:szCs w:val="26"/>
          <w:lang w:val="en-US"/>
        </w:rPr>
        <w:t>.</w:t>
      </w:r>
    </w:p>
    <w:p w14:paraId="06F90E41" w14:textId="3BA99F0B" w:rsidR="0082772E" w:rsidRPr="00666582" w:rsidRDefault="0082772E" w:rsidP="00EC037A">
      <w:pPr>
        <w:pStyle w:val="ListParagraph"/>
        <w:numPr>
          <w:ilvl w:val="0"/>
          <w:numId w:val="21"/>
        </w:numPr>
        <w:spacing w:after="120" w:line="360" w:lineRule="auto"/>
        <w:ind w:left="1440" w:hanging="447"/>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Xem/Chỉnh sửa thông tin chi tiết nhân viên</w:t>
      </w:r>
      <w:r w:rsidR="00E567C7" w:rsidRPr="00666582">
        <w:rPr>
          <w:rFonts w:asciiTheme="majorHAnsi" w:hAnsiTheme="majorHAnsi" w:cstheme="majorHAnsi"/>
          <w:color w:val="000000" w:themeColor="text1"/>
          <w:sz w:val="26"/>
          <w:szCs w:val="26"/>
          <w:lang w:val="en-US"/>
        </w:rPr>
        <w:t>.</w:t>
      </w:r>
    </w:p>
    <w:p w14:paraId="0A41F457" w14:textId="2474D2FC" w:rsidR="0082772E" w:rsidRPr="00666582" w:rsidRDefault="0082772E" w:rsidP="00EC037A">
      <w:pPr>
        <w:pStyle w:val="ListParagraph"/>
        <w:numPr>
          <w:ilvl w:val="0"/>
          <w:numId w:val="20"/>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Quản lý người dùng</w:t>
      </w:r>
    </w:p>
    <w:p w14:paraId="066BBCE8" w14:textId="2DEDA9A4" w:rsidR="0082772E" w:rsidRPr="00666582" w:rsidRDefault="0082772E" w:rsidP="00EC037A">
      <w:pPr>
        <w:pStyle w:val="ListParagraph"/>
        <w:numPr>
          <w:ilvl w:val="0"/>
          <w:numId w:val="22"/>
        </w:numPr>
        <w:spacing w:after="120" w:line="360" w:lineRule="auto"/>
        <w:ind w:left="1418" w:hanging="425"/>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Tạo người dùng mới</w:t>
      </w:r>
      <w:r w:rsidR="00E567C7" w:rsidRPr="00666582">
        <w:rPr>
          <w:rFonts w:asciiTheme="majorHAnsi" w:hAnsiTheme="majorHAnsi" w:cstheme="majorHAnsi"/>
          <w:color w:val="000000" w:themeColor="text1"/>
          <w:sz w:val="26"/>
          <w:szCs w:val="26"/>
          <w:lang w:val="en-US"/>
        </w:rPr>
        <w:t>.</w:t>
      </w:r>
    </w:p>
    <w:p w14:paraId="4A0148CE" w14:textId="0B1924D0" w:rsidR="00E13EE4" w:rsidRPr="00666582" w:rsidRDefault="0082772E" w:rsidP="00EC037A">
      <w:pPr>
        <w:pStyle w:val="ListParagraph"/>
        <w:numPr>
          <w:ilvl w:val="0"/>
          <w:numId w:val="22"/>
        </w:numPr>
        <w:spacing w:after="120" w:line="360" w:lineRule="auto"/>
        <w:ind w:left="1418" w:hanging="425"/>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Xem/Chỉnh sửa thông tin chi tiết người dùng</w:t>
      </w:r>
      <w:r w:rsidR="00E567C7" w:rsidRPr="00666582">
        <w:rPr>
          <w:rFonts w:asciiTheme="majorHAnsi" w:hAnsiTheme="majorHAnsi" w:cstheme="majorHAnsi"/>
          <w:color w:val="000000" w:themeColor="text1"/>
          <w:sz w:val="26"/>
          <w:szCs w:val="26"/>
          <w:lang w:val="en-US"/>
        </w:rPr>
        <w:t>.</w:t>
      </w:r>
    </w:p>
    <w:p w14:paraId="12711E71" w14:textId="60A04DA5" w:rsidR="006E34E5" w:rsidRPr="00666582" w:rsidRDefault="006E34E5" w:rsidP="00EC037A">
      <w:pPr>
        <w:pStyle w:val="Heading2"/>
        <w:spacing w:after="120" w:line="360" w:lineRule="auto"/>
        <w:rPr>
          <w:color w:val="000000" w:themeColor="text1"/>
        </w:rPr>
      </w:pPr>
      <w:bookmarkStart w:id="16" w:name="_Toc533343082"/>
      <w:bookmarkStart w:id="17" w:name="_Toc533343109"/>
      <w:bookmarkStart w:id="18" w:name="_Toc533369136"/>
      <w:r w:rsidRPr="00666582">
        <w:rPr>
          <w:color w:val="000000" w:themeColor="text1"/>
        </w:rPr>
        <w:t>Use case diagram</w:t>
      </w:r>
      <w:bookmarkEnd w:id="16"/>
      <w:bookmarkEnd w:id="17"/>
      <w:bookmarkEnd w:id="18"/>
    </w:p>
    <w:p w14:paraId="57761ED2" w14:textId="77777777" w:rsidR="00965626" w:rsidRPr="00666582" w:rsidRDefault="00FE138A" w:rsidP="00EC037A">
      <w:pPr>
        <w:keepNext/>
        <w:spacing w:after="120" w:line="360" w:lineRule="auto"/>
        <w:rPr>
          <w:rFonts w:asciiTheme="majorHAnsi" w:hAnsiTheme="majorHAnsi" w:cstheme="majorHAnsi"/>
          <w:color w:val="000000" w:themeColor="text1"/>
        </w:rPr>
      </w:pPr>
      <w:r w:rsidRPr="00666582">
        <w:rPr>
          <w:rFonts w:asciiTheme="majorHAnsi" w:hAnsiTheme="majorHAnsi" w:cstheme="majorHAnsi"/>
          <w:noProof/>
          <w:color w:val="000000" w:themeColor="text1"/>
          <w:lang w:val="en-GB" w:eastAsia="en-GB"/>
        </w:rPr>
        <w:lastRenderedPageBreak/>
        <w:drawing>
          <wp:inline distT="0" distB="0" distL="0" distR="0" wp14:anchorId="2A8E0B51" wp14:editId="52018E48">
            <wp:extent cx="6120130" cy="3480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480435"/>
                    </a:xfrm>
                    <a:prstGeom prst="rect">
                      <a:avLst/>
                    </a:prstGeom>
                    <a:noFill/>
                    <a:ln>
                      <a:noFill/>
                    </a:ln>
                  </pic:spPr>
                </pic:pic>
              </a:graphicData>
            </a:graphic>
          </wp:inline>
        </w:drawing>
      </w:r>
    </w:p>
    <w:p w14:paraId="6A3523FA" w14:textId="42E385A9" w:rsidR="0071066C" w:rsidRPr="00666582" w:rsidDel="003A0B43" w:rsidRDefault="00965626" w:rsidP="00EC037A">
      <w:pPr>
        <w:pStyle w:val="Caption"/>
        <w:spacing w:after="120" w:line="360" w:lineRule="auto"/>
        <w:jc w:val="center"/>
        <w:rPr>
          <w:del w:id="19" w:author="cong an ngo" w:date="2018-12-12T12:11:00Z"/>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rPr>
        <w:t xml:space="preserve">Hình </w:t>
      </w:r>
      <w:r w:rsidRPr="00666582">
        <w:rPr>
          <w:rFonts w:asciiTheme="majorHAnsi" w:hAnsiTheme="majorHAnsi" w:cstheme="majorHAnsi"/>
          <w:i w:val="0"/>
          <w:iCs w:val="0"/>
          <w:color w:val="000000" w:themeColor="text1"/>
          <w:sz w:val="26"/>
          <w:szCs w:val="26"/>
        </w:rPr>
        <w:fldChar w:fldCharType="begin"/>
      </w:r>
      <w:r w:rsidRPr="00666582">
        <w:rPr>
          <w:rFonts w:asciiTheme="majorHAnsi" w:hAnsiTheme="majorHAnsi" w:cstheme="majorHAnsi"/>
          <w:color w:val="000000" w:themeColor="text1"/>
          <w:sz w:val="26"/>
          <w:szCs w:val="26"/>
        </w:rPr>
        <w:instrText xml:space="preserve"> SEQ Hình \* ARABIC </w:instrText>
      </w:r>
      <w:r w:rsidRPr="00666582">
        <w:rPr>
          <w:rFonts w:asciiTheme="majorHAnsi" w:hAnsiTheme="majorHAnsi" w:cstheme="majorHAnsi"/>
          <w:i w:val="0"/>
          <w:iCs w:val="0"/>
          <w:color w:val="000000" w:themeColor="text1"/>
          <w:sz w:val="26"/>
          <w:szCs w:val="26"/>
        </w:rPr>
        <w:fldChar w:fldCharType="separate"/>
      </w:r>
      <w:r w:rsidR="00995793" w:rsidRPr="00666582">
        <w:rPr>
          <w:rFonts w:asciiTheme="majorHAnsi" w:hAnsiTheme="majorHAnsi" w:cstheme="majorHAnsi"/>
          <w:noProof/>
          <w:color w:val="000000" w:themeColor="text1"/>
          <w:sz w:val="26"/>
          <w:szCs w:val="26"/>
        </w:rPr>
        <w:t>1</w:t>
      </w:r>
      <w:r w:rsidRPr="00666582">
        <w:rPr>
          <w:rFonts w:asciiTheme="majorHAnsi" w:hAnsiTheme="majorHAnsi" w:cstheme="majorHAnsi"/>
          <w:i w:val="0"/>
          <w:iCs w:val="0"/>
          <w:color w:val="000000" w:themeColor="text1"/>
          <w:sz w:val="26"/>
          <w:szCs w:val="26"/>
        </w:rPr>
        <w:fldChar w:fldCharType="end"/>
      </w:r>
      <w:r w:rsidRPr="00666582">
        <w:rPr>
          <w:rFonts w:asciiTheme="majorHAnsi" w:hAnsiTheme="majorHAnsi" w:cstheme="majorHAnsi"/>
          <w:color w:val="000000" w:themeColor="text1"/>
          <w:sz w:val="26"/>
          <w:szCs w:val="26"/>
          <w:lang w:val="en-US"/>
        </w:rPr>
        <w:t>. Use case diagram</w:t>
      </w:r>
    </w:p>
    <w:p w14:paraId="2812C2D2" w14:textId="77777777" w:rsidR="003A0B43" w:rsidRPr="00666582" w:rsidRDefault="003A0B43">
      <w:pPr>
        <w:pStyle w:val="Caption"/>
        <w:spacing w:after="120" w:line="360" w:lineRule="auto"/>
        <w:jc w:val="center"/>
        <w:rPr>
          <w:ins w:id="20" w:author="cong an ngo" w:date="2018-12-12T12:10:00Z"/>
          <w:rFonts w:asciiTheme="majorHAnsi" w:hAnsiTheme="majorHAnsi" w:cstheme="majorHAnsi"/>
          <w:color w:val="000000" w:themeColor="text1"/>
          <w:sz w:val="26"/>
          <w:szCs w:val="26"/>
        </w:rPr>
        <w:pPrChange w:id="21" w:author="cong an ngo" w:date="2018-12-12T12:11:00Z">
          <w:pPr>
            <w:pStyle w:val="Caption"/>
            <w:keepNext/>
            <w:spacing w:after="120" w:line="360" w:lineRule="auto"/>
            <w:jc w:val="center"/>
          </w:pPr>
        </w:pPrChange>
      </w:pPr>
    </w:p>
    <w:p w14:paraId="645E8329" w14:textId="77777777" w:rsidR="003A0B43" w:rsidRPr="00666582" w:rsidRDefault="003A0B43">
      <w:pPr>
        <w:pStyle w:val="Caption"/>
        <w:keepNext/>
        <w:spacing w:after="120" w:line="360" w:lineRule="auto"/>
        <w:rPr>
          <w:ins w:id="22" w:author="cong an ngo" w:date="2018-12-12T12:11:00Z"/>
          <w:rFonts w:asciiTheme="majorHAnsi" w:hAnsiTheme="majorHAnsi" w:cstheme="majorHAnsi"/>
          <w:color w:val="000000" w:themeColor="text1"/>
          <w:sz w:val="26"/>
          <w:szCs w:val="26"/>
        </w:rPr>
        <w:pPrChange w:id="23" w:author="cong an ngo" w:date="2018-12-12T12:11:00Z">
          <w:pPr>
            <w:pStyle w:val="Caption"/>
            <w:keepNext/>
            <w:spacing w:after="120" w:line="360" w:lineRule="auto"/>
            <w:jc w:val="center"/>
          </w:pPr>
        </w:pPrChange>
      </w:pPr>
    </w:p>
    <w:p w14:paraId="2024C9A8" w14:textId="3E0BC3AC" w:rsidR="006B5CE4" w:rsidRPr="00666582" w:rsidRDefault="006B5CE4" w:rsidP="00EC037A">
      <w:pPr>
        <w:pStyle w:val="Caption"/>
        <w:keepNext/>
        <w:spacing w:after="120" w:line="360" w:lineRule="auto"/>
        <w:jc w:val="center"/>
        <w:rPr>
          <w:rFonts w:asciiTheme="majorHAnsi" w:hAnsiTheme="majorHAnsi" w:cstheme="majorHAnsi"/>
          <w:color w:val="000000" w:themeColor="text1"/>
          <w:sz w:val="26"/>
          <w:szCs w:val="26"/>
        </w:rPr>
      </w:pPr>
      <w:bookmarkStart w:id="24" w:name="_Toc532383401"/>
      <w:r w:rsidRPr="00666582">
        <w:rPr>
          <w:rFonts w:asciiTheme="majorHAnsi" w:hAnsiTheme="majorHAnsi" w:cstheme="majorHAnsi"/>
          <w:color w:val="000000" w:themeColor="text1"/>
          <w:sz w:val="26"/>
          <w:szCs w:val="26"/>
        </w:rPr>
        <w:t xml:space="preserve">Bảng </w:t>
      </w:r>
      <w:r w:rsidRPr="00666582">
        <w:rPr>
          <w:rFonts w:asciiTheme="majorHAnsi" w:hAnsiTheme="majorHAnsi" w:cstheme="majorHAnsi"/>
          <w:color w:val="000000" w:themeColor="text1"/>
          <w:sz w:val="26"/>
          <w:szCs w:val="26"/>
        </w:rPr>
        <w:fldChar w:fldCharType="begin"/>
      </w:r>
      <w:r w:rsidRPr="00666582">
        <w:rPr>
          <w:rFonts w:asciiTheme="majorHAnsi" w:hAnsiTheme="majorHAnsi" w:cstheme="majorHAnsi"/>
          <w:color w:val="000000" w:themeColor="text1"/>
          <w:sz w:val="26"/>
          <w:szCs w:val="26"/>
        </w:rPr>
        <w:instrText xml:space="preserve"> SEQ Bảng \* ARABIC </w:instrText>
      </w:r>
      <w:r w:rsidRPr="00666582">
        <w:rPr>
          <w:rFonts w:asciiTheme="majorHAnsi" w:hAnsiTheme="majorHAnsi" w:cstheme="majorHAnsi"/>
          <w:color w:val="000000" w:themeColor="text1"/>
          <w:sz w:val="26"/>
          <w:szCs w:val="26"/>
        </w:rPr>
        <w:fldChar w:fldCharType="separate"/>
      </w:r>
      <w:r w:rsidR="005364FE" w:rsidRPr="00666582">
        <w:rPr>
          <w:rFonts w:asciiTheme="majorHAnsi" w:hAnsiTheme="majorHAnsi" w:cstheme="majorHAnsi"/>
          <w:noProof/>
          <w:color w:val="000000" w:themeColor="text1"/>
          <w:sz w:val="26"/>
          <w:szCs w:val="26"/>
        </w:rPr>
        <w:t>1</w:t>
      </w:r>
      <w:r w:rsidRPr="00666582">
        <w:rPr>
          <w:rFonts w:asciiTheme="majorHAnsi" w:hAnsiTheme="majorHAnsi" w:cstheme="majorHAnsi"/>
          <w:color w:val="000000" w:themeColor="text1"/>
          <w:sz w:val="26"/>
          <w:szCs w:val="26"/>
        </w:rPr>
        <w:fldChar w:fldCharType="end"/>
      </w:r>
      <w:r w:rsidRPr="00666582">
        <w:rPr>
          <w:rFonts w:asciiTheme="majorHAnsi" w:hAnsiTheme="majorHAnsi" w:cstheme="majorHAnsi"/>
          <w:color w:val="000000" w:themeColor="text1"/>
          <w:sz w:val="26"/>
          <w:szCs w:val="26"/>
          <w:lang w:val="en-US"/>
        </w:rPr>
        <w:t>. Bảng mô tả các actor trong use case diagram</w:t>
      </w:r>
      <w:bookmarkEnd w:id="24"/>
    </w:p>
    <w:tbl>
      <w:tblPr>
        <w:tblStyle w:val="GridTable6Colorful-Accent1"/>
        <w:tblW w:w="0" w:type="auto"/>
        <w:tblLook w:val="04A0" w:firstRow="1" w:lastRow="0" w:firstColumn="1" w:lastColumn="0" w:noHBand="0" w:noVBand="1"/>
      </w:tblPr>
      <w:tblGrid>
        <w:gridCol w:w="563"/>
        <w:gridCol w:w="1689"/>
        <w:gridCol w:w="7942"/>
      </w:tblGrid>
      <w:tr w:rsidR="00666582" w:rsidRPr="00666582" w14:paraId="0BF23FD8" w14:textId="77777777" w:rsidTr="005C2F8D">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F6712" w14:textId="77777777" w:rsidR="00DA59C3" w:rsidRPr="00666582" w:rsidRDefault="00DA59C3" w:rsidP="00EC037A">
            <w:pPr>
              <w:spacing w:after="120" w:line="360" w:lineRule="auto"/>
              <w:jc w:val="center"/>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TT</w:t>
            </w:r>
          </w:p>
        </w:tc>
        <w:tc>
          <w:tcPr>
            <w:tcW w:w="0" w:type="auto"/>
            <w:vAlign w:val="center"/>
            <w:hideMark/>
          </w:tcPr>
          <w:p w14:paraId="42E1EA7E" w14:textId="77777777" w:rsidR="00DA59C3" w:rsidRPr="00666582" w:rsidRDefault="00DA59C3" w:rsidP="00EC037A">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Tên Actor</w:t>
            </w:r>
          </w:p>
        </w:tc>
        <w:tc>
          <w:tcPr>
            <w:tcW w:w="0" w:type="auto"/>
            <w:vAlign w:val="center"/>
            <w:hideMark/>
          </w:tcPr>
          <w:p w14:paraId="6FEDAC27" w14:textId="77777777" w:rsidR="00DA59C3" w:rsidRPr="00666582" w:rsidRDefault="00DA59C3" w:rsidP="00EC037A">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Ý nghĩa</w:t>
            </w:r>
          </w:p>
        </w:tc>
      </w:tr>
      <w:tr w:rsidR="00666582" w:rsidRPr="00666582" w14:paraId="6FA3365A" w14:textId="77777777" w:rsidTr="008558E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87F5B1" w14:textId="77777777" w:rsidR="00DA59C3" w:rsidRPr="00666582" w:rsidRDefault="00DA59C3"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1</w:t>
            </w:r>
          </w:p>
        </w:tc>
        <w:tc>
          <w:tcPr>
            <w:tcW w:w="0" w:type="auto"/>
            <w:vAlign w:val="center"/>
            <w:hideMark/>
          </w:tcPr>
          <w:p w14:paraId="65E9784A" w14:textId="3EE796D1" w:rsidR="00DA59C3" w:rsidRPr="00666582" w:rsidRDefault="005D0725"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Guest</w:t>
            </w:r>
          </w:p>
        </w:tc>
        <w:tc>
          <w:tcPr>
            <w:tcW w:w="0" w:type="auto"/>
            <w:vAlign w:val="center"/>
            <w:hideMark/>
          </w:tcPr>
          <w:p w14:paraId="48B8ABCA" w14:textId="02C3186D" w:rsidR="00DA59C3" w:rsidRPr="00666582" w:rsidRDefault="00843343"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Người dùng truy cập trang web, sử dụng trang web để tra cứu về bất động sản nhưng chưa có tài khoản.</w:t>
            </w:r>
          </w:p>
        </w:tc>
      </w:tr>
      <w:tr w:rsidR="00666582" w:rsidRPr="00666582" w14:paraId="64911E61" w14:textId="77777777" w:rsidTr="008558E4">
        <w:trPr>
          <w:trHeight w:val="94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690FF5" w14:textId="77777777" w:rsidR="00DA59C3" w:rsidRPr="00666582" w:rsidRDefault="00DA59C3"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2</w:t>
            </w:r>
          </w:p>
        </w:tc>
        <w:tc>
          <w:tcPr>
            <w:tcW w:w="0" w:type="auto"/>
            <w:vAlign w:val="center"/>
            <w:hideMark/>
          </w:tcPr>
          <w:p w14:paraId="50960E2F" w14:textId="6EE1C5F4" w:rsidR="00DA59C3" w:rsidRPr="00666582" w:rsidRDefault="00C37887"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New User</w:t>
            </w:r>
          </w:p>
        </w:tc>
        <w:tc>
          <w:tcPr>
            <w:tcW w:w="0" w:type="auto"/>
            <w:vAlign w:val="center"/>
            <w:hideMark/>
          </w:tcPr>
          <w:p w14:paraId="27AAF54C" w14:textId="118630EE" w:rsidR="00DA59C3" w:rsidRPr="00666582" w:rsidRDefault="00290044"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Ng</w:t>
            </w:r>
            <w:r w:rsidR="00FD6E23" w:rsidRPr="00666582">
              <w:rPr>
                <w:rFonts w:asciiTheme="majorHAnsi" w:eastAsia="Times New Roman" w:hAnsiTheme="majorHAnsi" w:cstheme="majorHAnsi"/>
                <w:color w:val="000000" w:themeColor="text1"/>
                <w:sz w:val="26"/>
                <w:szCs w:val="26"/>
                <w:lang w:val="en-US"/>
              </w:rPr>
              <w:t xml:space="preserve">ười </w:t>
            </w:r>
            <w:r w:rsidR="00843343" w:rsidRPr="00666582">
              <w:rPr>
                <w:rFonts w:asciiTheme="majorHAnsi" w:eastAsia="Times New Roman" w:hAnsiTheme="majorHAnsi" w:cstheme="majorHAnsi"/>
                <w:color w:val="000000" w:themeColor="text1"/>
                <w:sz w:val="26"/>
                <w:szCs w:val="26"/>
                <w:lang w:val="en-US"/>
              </w:rPr>
              <w:t>dùng</w:t>
            </w:r>
            <w:r w:rsidR="00FD6E23" w:rsidRPr="00666582">
              <w:rPr>
                <w:rFonts w:asciiTheme="majorHAnsi" w:eastAsia="Times New Roman" w:hAnsiTheme="majorHAnsi" w:cstheme="majorHAnsi"/>
                <w:color w:val="000000" w:themeColor="text1"/>
                <w:sz w:val="26"/>
                <w:szCs w:val="26"/>
                <w:lang w:val="en-US"/>
              </w:rPr>
              <w:t xml:space="preserve"> </w:t>
            </w:r>
            <w:r w:rsidR="00D96A53" w:rsidRPr="00666582">
              <w:rPr>
                <w:rFonts w:asciiTheme="majorHAnsi" w:eastAsia="Times New Roman" w:hAnsiTheme="majorHAnsi" w:cstheme="majorHAnsi"/>
                <w:color w:val="000000" w:themeColor="text1"/>
                <w:sz w:val="26"/>
                <w:szCs w:val="26"/>
                <w:lang w:val="en-US"/>
              </w:rPr>
              <w:t>đã đăng ký tài khoản trên hệ thống</w:t>
            </w:r>
            <w:r w:rsidR="00843343" w:rsidRPr="00666582">
              <w:rPr>
                <w:rFonts w:asciiTheme="majorHAnsi" w:eastAsia="Times New Roman" w:hAnsiTheme="majorHAnsi" w:cstheme="majorHAnsi"/>
                <w:color w:val="000000" w:themeColor="text1"/>
                <w:sz w:val="26"/>
                <w:szCs w:val="26"/>
                <w:lang w:val="en-US"/>
              </w:rPr>
              <w:t xml:space="preserve"> và có thể đăng bài</w:t>
            </w:r>
            <w:r w:rsidR="00E567C7" w:rsidRPr="00666582">
              <w:rPr>
                <w:rFonts w:asciiTheme="majorHAnsi" w:eastAsia="Times New Roman" w:hAnsiTheme="majorHAnsi" w:cstheme="majorHAnsi"/>
                <w:color w:val="000000" w:themeColor="text1"/>
                <w:sz w:val="26"/>
                <w:szCs w:val="26"/>
                <w:lang w:val="en-US"/>
              </w:rPr>
              <w:t>.</w:t>
            </w:r>
          </w:p>
        </w:tc>
      </w:tr>
      <w:tr w:rsidR="00666582" w:rsidRPr="00666582" w14:paraId="66007DA7" w14:textId="77777777" w:rsidTr="008558E4">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474ACD" w14:textId="77777777" w:rsidR="00DA59C3" w:rsidRPr="00666582" w:rsidRDefault="00DA59C3"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3</w:t>
            </w:r>
          </w:p>
        </w:tc>
        <w:tc>
          <w:tcPr>
            <w:tcW w:w="0" w:type="auto"/>
            <w:vAlign w:val="center"/>
            <w:hideMark/>
          </w:tcPr>
          <w:p w14:paraId="000D72F8" w14:textId="1731BB95" w:rsidR="00DA59C3" w:rsidRPr="00666582" w:rsidRDefault="005D1E9C"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New Post</w:t>
            </w:r>
          </w:p>
        </w:tc>
        <w:tc>
          <w:tcPr>
            <w:tcW w:w="0" w:type="auto"/>
            <w:vAlign w:val="center"/>
            <w:hideMark/>
          </w:tcPr>
          <w:p w14:paraId="1F003511" w14:textId="45D56E35" w:rsidR="00DA59C3" w:rsidRPr="00666582" w:rsidRDefault="004D6272"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B</w:t>
            </w:r>
            <w:r w:rsidR="00055129" w:rsidRPr="00666582">
              <w:rPr>
                <w:rFonts w:asciiTheme="majorHAnsi" w:eastAsia="Times New Roman" w:hAnsiTheme="majorHAnsi" w:cstheme="majorHAnsi"/>
                <w:color w:val="000000" w:themeColor="text1"/>
                <w:sz w:val="26"/>
                <w:szCs w:val="26"/>
                <w:lang w:val="en-US"/>
              </w:rPr>
              <w:t>ài đăng mới được người dùng tạo.</w:t>
            </w:r>
          </w:p>
        </w:tc>
      </w:tr>
      <w:tr w:rsidR="00666582" w:rsidRPr="00666582" w14:paraId="79FFE62E" w14:textId="77777777" w:rsidTr="008558E4">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E16B26" w14:textId="77777777" w:rsidR="00DA59C3" w:rsidRPr="00666582" w:rsidRDefault="00DA59C3"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4</w:t>
            </w:r>
          </w:p>
        </w:tc>
        <w:tc>
          <w:tcPr>
            <w:tcW w:w="0" w:type="auto"/>
            <w:vAlign w:val="center"/>
            <w:hideMark/>
          </w:tcPr>
          <w:p w14:paraId="51D877D5" w14:textId="4F5472BB" w:rsidR="00DA59C3" w:rsidRPr="00666582" w:rsidRDefault="00083DD5"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Reported Post</w:t>
            </w:r>
            <w:r w:rsidR="00633141" w:rsidRPr="00666582">
              <w:rPr>
                <w:rFonts w:asciiTheme="majorHAnsi" w:eastAsia="Times New Roman" w:hAnsiTheme="majorHAnsi" w:cstheme="majorHAnsi"/>
                <w:color w:val="000000" w:themeColor="text1"/>
                <w:sz w:val="26"/>
                <w:szCs w:val="26"/>
                <w:lang w:val="en-US"/>
              </w:rPr>
              <w:t>s</w:t>
            </w:r>
          </w:p>
        </w:tc>
        <w:tc>
          <w:tcPr>
            <w:tcW w:w="0" w:type="auto"/>
            <w:vAlign w:val="center"/>
            <w:hideMark/>
          </w:tcPr>
          <w:p w14:paraId="7879F6D9" w14:textId="67030B92" w:rsidR="00DA59C3" w:rsidRPr="00666582" w:rsidRDefault="003B3063"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Danh sách</w:t>
            </w:r>
            <w:r w:rsidR="00083DD5" w:rsidRPr="00666582">
              <w:rPr>
                <w:rFonts w:asciiTheme="majorHAnsi" w:eastAsia="Times New Roman" w:hAnsiTheme="majorHAnsi" w:cstheme="majorHAnsi"/>
                <w:color w:val="000000" w:themeColor="text1"/>
                <w:sz w:val="26"/>
                <w:szCs w:val="26"/>
                <w:lang w:val="en-US"/>
              </w:rPr>
              <w:t xml:space="preserve"> bài đăng bị người dùng báo cáo sai phạm</w:t>
            </w:r>
            <w:r w:rsidR="00E567C7" w:rsidRPr="00666582">
              <w:rPr>
                <w:rFonts w:asciiTheme="majorHAnsi" w:eastAsia="Times New Roman" w:hAnsiTheme="majorHAnsi" w:cstheme="majorHAnsi"/>
                <w:color w:val="000000" w:themeColor="text1"/>
                <w:sz w:val="26"/>
                <w:szCs w:val="26"/>
                <w:lang w:val="en-US"/>
              </w:rPr>
              <w:t>.</w:t>
            </w:r>
          </w:p>
        </w:tc>
      </w:tr>
      <w:tr w:rsidR="00666582" w:rsidRPr="00666582" w14:paraId="55E2A38D" w14:textId="77777777" w:rsidTr="008558E4">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BF9121" w14:textId="333ACFA9" w:rsidR="00633141" w:rsidRPr="00666582" w:rsidRDefault="008A2369" w:rsidP="00EC037A">
            <w:pPr>
              <w:spacing w:after="120" w:line="360" w:lineRule="auto"/>
              <w:rPr>
                <w:rFonts w:asciiTheme="majorHAnsi" w:eastAsia="Times New Roman" w:hAnsiTheme="majorHAnsi" w:cstheme="majorHAnsi"/>
                <w:b w:val="0"/>
                <w:bCs w:val="0"/>
                <w:color w:val="000000" w:themeColor="text1"/>
                <w:sz w:val="26"/>
                <w:szCs w:val="26"/>
                <w:lang w:val="en-US"/>
              </w:rPr>
            </w:pPr>
            <w:r w:rsidRPr="00666582">
              <w:rPr>
                <w:rFonts w:asciiTheme="majorHAnsi" w:eastAsia="Times New Roman" w:hAnsiTheme="majorHAnsi" w:cstheme="majorHAnsi"/>
                <w:b w:val="0"/>
                <w:bCs w:val="0"/>
                <w:color w:val="000000" w:themeColor="text1"/>
                <w:sz w:val="26"/>
                <w:szCs w:val="26"/>
                <w:lang w:val="en-US"/>
              </w:rPr>
              <w:t>5</w:t>
            </w:r>
          </w:p>
        </w:tc>
        <w:tc>
          <w:tcPr>
            <w:tcW w:w="0" w:type="auto"/>
            <w:vAlign w:val="center"/>
          </w:tcPr>
          <w:p w14:paraId="0B2FA32A" w14:textId="01227719" w:rsidR="00633141" w:rsidRPr="00666582" w:rsidRDefault="00633141"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Reported Users</w:t>
            </w:r>
          </w:p>
        </w:tc>
        <w:tc>
          <w:tcPr>
            <w:tcW w:w="0" w:type="auto"/>
            <w:vAlign w:val="center"/>
          </w:tcPr>
          <w:p w14:paraId="3D93459E" w14:textId="3279EAA4" w:rsidR="00633141" w:rsidRPr="00666582" w:rsidRDefault="00A25B47"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Danh sách n</w:t>
            </w:r>
            <w:r w:rsidR="002C27F4" w:rsidRPr="00666582">
              <w:rPr>
                <w:rFonts w:asciiTheme="majorHAnsi" w:eastAsia="Times New Roman" w:hAnsiTheme="majorHAnsi" w:cstheme="majorHAnsi"/>
                <w:color w:val="000000" w:themeColor="text1"/>
                <w:sz w:val="26"/>
                <w:szCs w:val="26"/>
                <w:lang w:val="en-US"/>
              </w:rPr>
              <w:t>gười dùng bị người dùng khác báo cáo sai phạm</w:t>
            </w:r>
            <w:r w:rsidR="00E567C7" w:rsidRPr="00666582">
              <w:rPr>
                <w:rFonts w:asciiTheme="majorHAnsi" w:eastAsia="Times New Roman" w:hAnsiTheme="majorHAnsi" w:cstheme="majorHAnsi"/>
                <w:color w:val="000000" w:themeColor="text1"/>
                <w:sz w:val="26"/>
                <w:szCs w:val="26"/>
                <w:lang w:val="en-US"/>
              </w:rPr>
              <w:t>.</w:t>
            </w:r>
          </w:p>
        </w:tc>
      </w:tr>
      <w:tr w:rsidR="00666582" w:rsidRPr="00666582" w14:paraId="7C407CCC" w14:textId="77777777" w:rsidTr="008558E4">
        <w:trPr>
          <w:trHeight w:val="68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922C38" w14:textId="723D46FB" w:rsidR="00633141" w:rsidRPr="00666582" w:rsidRDefault="008A2369" w:rsidP="00EC037A">
            <w:pPr>
              <w:spacing w:after="120" w:line="360" w:lineRule="auto"/>
              <w:rPr>
                <w:rFonts w:asciiTheme="majorHAnsi" w:eastAsia="Times New Roman" w:hAnsiTheme="majorHAnsi" w:cstheme="majorHAnsi"/>
                <w:b w:val="0"/>
                <w:bCs w:val="0"/>
                <w:color w:val="000000" w:themeColor="text1"/>
                <w:sz w:val="26"/>
                <w:szCs w:val="26"/>
                <w:lang w:val="en-US"/>
              </w:rPr>
            </w:pPr>
            <w:r w:rsidRPr="00666582">
              <w:rPr>
                <w:rFonts w:asciiTheme="majorHAnsi" w:eastAsia="Times New Roman" w:hAnsiTheme="majorHAnsi" w:cstheme="majorHAnsi"/>
                <w:b w:val="0"/>
                <w:bCs w:val="0"/>
                <w:color w:val="000000" w:themeColor="text1"/>
                <w:sz w:val="26"/>
                <w:szCs w:val="26"/>
                <w:lang w:val="en-US"/>
              </w:rPr>
              <w:t>6</w:t>
            </w:r>
          </w:p>
        </w:tc>
        <w:tc>
          <w:tcPr>
            <w:tcW w:w="0" w:type="auto"/>
            <w:vAlign w:val="center"/>
          </w:tcPr>
          <w:p w14:paraId="72B72859" w14:textId="01453E64" w:rsidR="00633141" w:rsidRPr="00666582" w:rsidRDefault="008A2369"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Employees</w:t>
            </w:r>
          </w:p>
        </w:tc>
        <w:tc>
          <w:tcPr>
            <w:tcW w:w="0" w:type="auto"/>
            <w:vAlign w:val="center"/>
          </w:tcPr>
          <w:p w14:paraId="7793CD86" w14:textId="609C8883" w:rsidR="00633141" w:rsidRPr="00666582" w:rsidRDefault="008A2369"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Nhân viên kiểm duyệt bài đăng, quản lý người dùng</w:t>
            </w:r>
            <w:r w:rsidR="00E567C7" w:rsidRPr="00666582">
              <w:rPr>
                <w:rFonts w:asciiTheme="majorHAnsi" w:eastAsia="Times New Roman" w:hAnsiTheme="majorHAnsi" w:cstheme="majorHAnsi"/>
                <w:color w:val="000000" w:themeColor="text1"/>
                <w:sz w:val="26"/>
                <w:szCs w:val="26"/>
                <w:lang w:val="en-US"/>
              </w:rPr>
              <w:t>.</w:t>
            </w:r>
          </w:p>
        </w:tc>
      </w:tr>
    </w:tbl>
    <w:p w14:paraId="5ABE33E5" w14:textId="77777777" w:rsidR="000972AC" w:rsidRPr="00666582" w:rsidRDefault="000972AC" w:rsidP="00EC037A">
      <w:pPr>
        <w:spacing w:after="120" w:line="360" w:lineRule="auto"/>
        <w:rPr>
          <w:rFonts w:asciiTheme="majorHAnsi" w:eastAsia="Times New Roman" w:hAnsiTheme="majorHAnsi" w:cstheme="majorHAnsi"/>
          <w:color w:val="000000" w:themeColor="text1"/>
          <w:sz w:val="24"/>
          <w:szCs w:val="24"/>
          <w:lang w:val="en-US"/>
        </w:rPr>
      </w:pPr>
    </w:p>
    <w:p w14:paraId="76AC71F2" w14:textId="0F95FE1F" w:rsidR="008C7B98" w:rsidRPr="00666582" w:rsidRDefault="008C7B98" w:rsidP="00EC037A">
      <w:pPr>
        <w:pStyle w:val="Caption"/>
        <w:keepNext/>
        <w:spacing w:after="120" w:line="360" w:lineRule="auto"/>
        <w:jc w:val="center"/>
        <w:rPr>
          <w:rFonts w:asciiTheme="majorHAnsi" w:hAnsiTheme="majorHAnsi" w:cstheme="majorHAnsi"/>
          <w:color w:val="000000" w:themeColor="text1"/>
          <w:sz w:val="26"/>
          <w:szCs w:val="26"/>
        </w:rPr>
      </w:pPr>
      <w:bookmarkStart w:id="25" w:name="_Toc532383402"/>
      <w:r w:rsidRPr="00666582">
        <w:rPr>
          <w:rFonts w:asciiTheme="majorHAnsi" w:hAnsiTheme="majorHAnsi" w:cstheme="majorHAnsi"/>
          <w:color w:val="000000" w:themeColor="text1"/>
          <w:sz w:val="26"/>
          <w:szCs w:val="26"/>
        </w:rPr>
        <w:lastRenderedPageBreak/>
        <w:t xml:space="preserve">Bảng </w:t>
      </w:r>
      <w:r w:rsidRPr="00666582">
        <w:rPr>
          <w:rFonts w:asciiTheme="majorHAnsi" w:hAnsiTheme="majorHAnsi" w:cstheme="majorHAnsi"/>
          <w:color w:val="000000" w:themeColor="text1"/>
          <w:sz w:val="26"/>
          <w:szCs w:val="26"/>
        </w:rPr>
        <w:fldChar w:fldCharType="begin"/>
      </w:r>
      <w:r w:rsidRPr="00666582">
        <w:rPr>
          <w:rFonts w:asciiTheme="majorHAnsi" w:hAnsiTheme="majorHAnsi" w:cstheme="majorHAnsi"/>
          <w:color w:val="000000" w:themeColor="text1"/>
          <w:sz w:val="26"/>
          <w:szCs w:val="26"/>
        </w:rPr>
        <w:instrText xml:space="preserve"> SEQ Bảng \* ARABIC </w:instrText>
      </w:r>
      <w:r w:rsidRPr="00666582">
        <w:rPr>
          <w:rFonts w:asciiTheme="majorHAnsi" w:hAnsiTheme="majorHAnsi" w:cstheme="majorHAnsi"/>
          <w:color w:val="000000" w:themeColor="text1"/>
          <w:sz w:val="26"/>
          <w:szCs w:val="26"/>
        </w:rPr>
        <w:fldChar w:fldCharType="separate"/>
      </w:r>
      <w:r w:rsidR="005364FE" w:rsidRPr="00666582">
        <w:rPr>
          <w:rFonts w:asciiTheme="majorHAnsi" w:hAnsiTheme="majorHAnsi" w:cstheme="majorHAnsi"/>
          <w:noProof/>
          <w:color w:val="000000" w:themeColor="text1"/>
          <w:sz w:val="26"/>
          <w:szCs w:val="26"/>
        </w:rPr>
        <w:t>2</w:t>
      </w:r>
      <w:r w:rsidRPr="00666582">
        <w:rPr>
          <w:rFonts w:asciiTheme="majorHAnsi" w:hAnsiTheme="majorHAnsi" w:cstheme="majorHAnsi"/>
          <w:color w:val="000000" w:themeColor="text1"/>
          <w:sz w:val="26"/>
          <w:szCs w:val="26"/>
        </w:rPr>
        <w:fldChar w:fldCharType="end"/>
      </w:r>
      <w:r w:rsidRPr="00666582">
        <w:rPr>
          <w:rFonts w:asciiTheme="majorHAnsi" w:hAnsiTheme="majorHAnsi" w:cstheme="majorHAnsi"/>
          <w:color w:val="000000" w:themeColor="text1"/>
          <w:sz w:val="26"/>
          <w:szCs w:val="26"/>
          <w:lang w:val="en-US"/>
        </w:rPr>
        <w:t>. Bảng mô tả các use case trong use case diagram</w:t>
      </w:r>
      <w:bookmarkEnd w:id="25"/>
    </w:p>
    <w:tbl>
      <w:tblPr>
        <w:tblStyle w:val="GridTable6Colorful-Accent1"/>
        <w:tblW w:w="0" w:type="auto"/>
        <w:tblLook w:val="04A0" w:firstRow="1" w:lastRow="0" w:firstColumn="1" w:lastColumn="0" w:noHBand="0" w:noVBand="1"/>
      </w:tblPr>
      <w:tblGrid>
        <w:gridCol w:w="563"/>
        <w:gridCol w:w="1888"/>
        <w:gridCol w:w="7743"/>
      </w:tblGrid>
      <w:tr w:rsidR="00666582" w:rsidRPr="00666582" w14:paraId="0342E58A" w14:textId="77777777" w:rsidTr="005C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D9AC09" w14:textId="77777777" w:rsidR="000972AC" w:rsidRPr="00666582" w:rsidRDefault="000972AC" w:rsidP="00EC037A">
            <w:pPr>
              <w:spacing w:after="120" w:line="360" w:lineRule="auto"/>
              <w:jc w:val="center"/>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TT</w:t>
            </w:r>
          </w:p>
        </w:tc>
        <w:tc>
          <w:tcPr>
            <w:tcW w:w="0" w:type="auto"/>
            <w:vAlign w:val="center"/>
            <w:hideMark/>
          </w:tcPr>
          <w:p w14:paraId="32A9B8ED" w14:textId="77777777" w:rsidR="000972AC" w:rsidRPr="00666582" w:rsidRDefault="000972AC" w:rsidP="00EC037A">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Tên use case</w:t>
            </w:r>
          </w:p>
        </w:tc>
        <w:tc>
          <w:tcPr>
            <w:tcW w:w="0" w:type="auto"/>
            <w:vAlign w:val="center"/>
            <w:hideMark/>
          </w:tcPr>
          <w:p w14:paraId="342825E7" w14:textId="77777777" w:rsidR="000972AC" w:rsidRPr="00666582" w:rsidRDefault="000972AC" w:rsidP="00EC037A">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Ý nghĩa</w:t>
            </w:r>
          </w:p>
        </w:tc>
      </w:tr>
      <w:tr w:rsidR="00666582" w:rsidRPr="00666582" w14:paraId="4548AE83" w14:textId="77777777" w:rsidTr="0056042A">
        <w:trPr>
          <w:cnfStyle w:val="000000100000" w:firstRow="0" w:lastRow="0" w:firstColumn="0" w:lastColumn="0" w:oddVBand="0" w:evenVBand="0" w:oddHBand="1" w:evenHBand="0"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6C91B6" w14:textId="77777777" w:rsidR="000972AC" w:rsidRPr="00666582" w:rsidRDefault="000972AC"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1</w:t>
            </w:r>
          </w:p>
        </w:tc>
        <w:tc>
          <w:tcPr>
            <w:tcW w:w="0" w:type="auto"/>
            <w:vAlign w:val="center"/>
            <w:hideMark/>
          </w:tcPr>
          <w:p w14:paraId="381EBDE6" w14:textId="20A17FC9" w:rsidR="000972AC" w:rsidRPr="00666582" w:rsidRDefault="00565833"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Create Account</w:t>
            </w:r>
          </w:p>
        </w:tc>
        <w:tc>
          <w:tcPr>
            <w:tcW w:w="0" w:type="auto"/>
            <w:vAlign w:val="center"/>
            <w:hideMark/>
          </w:tcPr>
          <w:p w14:paraId="0E67F5AD" w14:textId="3AE6CCCF" w:rsidR="000972AC" w:rsidRPr="00666582" w:rsidRDefault="00B0274C"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 xml:space="preserve">Người dùng truy cập trang web có thể đăng ký tài khoản với hệ thống để sử dụng các chức năng đặc biệt: tạo bài đăng, </w:t>
            </w:r>
            <w:r w:rsidR="00605471" w:rsidRPr="00666582">
              <w:rPr>
                <w:rFonts w:asciiTheme="majorHAnsi" w:eastAsia="Times New Roman" w:hAnsiTheme="majorHAnsi" w:cstheme="majorHAnsi"/>
                <w:color w:val="000000" w:themeColor="text1"/>
                <w:sz w:val="26"/>
                <w:szCs w:val="26"/>
                <w:lang w:val="en-US"/>
              </w:rPr>
              <w:t>báo cáo bài đăng, báo cáo người dùng khác</w:t>
            </w:r>
            <w:r w:rsidR="00E567C7" w:rsidRPr="00666582">
              <w:rPr>
                <w:rFonts w:asciiTheme="majorHAnsi" w:eastAsia="Times New Roman" w:hAnsiTheme="majorHAnsi" w:cstheme="majorHAnsi"/>
                <w:color w:val="000000" w:themeColor="text1"/>
                <w:sz w:val="26"/>
                <w:szCs w:val="26"/>
                <w:lang w:val="en-US"/>
              </w:rPr>
              <w:t>.</w:t>
            </w:r>
          </w:p>
        </w:tc>
      </w:tr>
      <w:tr w:rsidR="00666582" w:rsidRPr="00666582" w14:paraId="13FC7968" w14:textId="77777777" w:rsidTr="0056042A">
        <w:trPr>
          <w:trHeight w:val="54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5BA811" w14:textId="77777777" w:rsidR="000972AC" w:rsidRPr="00666582" w:rsidRDefault="000972AC"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2</w:t>
            </w:r>
          </w:p>
        </w:tc>
        <w:tc>
          <w:tcPr>
            <w:tcW w:w="0" w:type="auto"/>
            <w:vAlign w:val="center"/>
            <w:hideMark/>
          </w:tcPr>
          <w:p w14:paraId="274B4ACD" w14:textId="291A27F0" w:rsidR="000972AC" w:rsidRPr="00666582" w:rsidRDefault="007475D4"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Report another post</w:t>
            </w:r>
          </w:p>
        </w:tc>
        <w:tc>
          <w:tcPr>
            <w:tcW w:w="0" w:type="auto"/>
            <w:vAlign w:val="center"/>
            <w:hideMark/>
          </w:tcPr>
          <w:p w14:paraId="0E815DE9" w14:textId="59794A90" w:rsidR="000972AC" w:rsidRPr="00666582" w:rsidRDefault="009D0E69"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Người dùng có thể báo cáo bài đăng của người khác nếu</w:t>
            </w:r>
            <w:r w:rsidR="005469FA" w:rsidRPr="00666582">
              <w:rPr>
                <w:rFonts w:asciiTheme="majorHAnsi" w:eastAsia="Times New Roman" w:hAnsiTheme="majorHAnsi" w:cstheme="majorHAnsi"/>
                <w:color w:val="000000" w:themeColor="text1"/>
                <w:sz w:val="26"/>
                <w:szCs w:val="26"/>
                <w:lang w:val="en-US"/>
              </w:rPr>
              <w:t xml:space="preserve"> bài đăng đó</w:t>
            </w:r>
            <w:r w:rsidRPr="00666582">
              <w:rPr>
                <w:rFonts w:asciiTheme="majorHAnsi" w:eastAsia="Times New Roman" w:hAnsiTheme="majorHAnsi" w:cstheme="majorHAnsi"/>
                <w:color w:val="000000" w:themeColor="text1"/>
                <w:sz w:val="26"/>
                <w:szCs w:val="26"/>
                <w:lang w:val="en-US"/>
              </w:rPr>
              <w:t xml:space="preserve"> sai phạm</w:t>
            </w:r>
            <w:r w:rsidR="006778EA" w:rsidRPr="00666582">
              <w:rPr>
                <w:rFonts w:asciiTheme="majorHAnsi" w:eastAsia="Times New Roman" w:hAnsiTheme="majorHAnsi" w:cstheme="majorHAnsi"/>
                <w:color w:val="000000" w:themeColor="text1"/>
                <w:sz w:val="26"/>
                <w:szCs w:val="26"/>
                <w:lang w:val="en-US"/>
              </w:rPr>
              <w:t xml:space="preserve"> hoặc lừa đảo</w:t>
            </w:r>
            <w:r w:rsidR="00E567C7" w:rsidRPr="00666582">
              <w:rPr>
                <w:rFonts w:asciiTheme="majorHAnsi" w:eastAsia="Times New Roman" w:hAnsiTheme="majorHAnsi" w:cstheme="majorHAnsi"/>
                <w:color w:val="000000" w:themeColor="text1"/>
                <w:sz w:val="26"/>
                <w:szCs w:val="26"/>
                <w:lang w:val="en-US"/>
              </w:rPr>
              <w:t>.</w:t>
            </w:r>
          </w:p>
        </w:tc>
      </w:tr>
      <w:tr w:rsidR="00666582" w:rsidRPr="00666582" w14:paraId="088CCA07" w14:textId="77777777" w:rsidTr="0056042A">
        <w:trPr>
          <w:cnfStyle w:val="000000100000" w:firstRow="0" w:lastRow="0" w:firstColumn="0" w:lastColumn="0" w:oddVBand="0" w:evenVBand="0" w:oddHBand="1"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4BF5E1" w14:textId="77777777" w:rsidR="000972AC" w:rsidRPr="00666582" w:rsidRDefault="000972AC"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4</w:t>
            </w:r>
          </w:p>
        </w:tc>
        <w:tc>
          <w:tcPr>
            <w:tcW w:w="0" w:type="auto"/>
            <w:vAlign w:val="center"/>
            <w:hideMark/>
          </w:tcPr>
          <w:p w14:paraId="4A2486F7" w14:textId="010DC172" w:rsidR="000972AC" w:rsidRPr="00666582" w:rsidRDefault="001D79A7"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 xml:space="preserve"> </w:t>
            </w:r>
            <w:r w:rsidR="00055129" w:rsidRPr="00666582">
              <w:rPr>
                <w:rFonts w:asciiTheme="majorHAnsi" w:eastAsia="Times New Roman" w:hAnsiTheme="majorHAnsi" w:cstheme="majorHAnsi"/>
                <w:color w:val="000000" w:themeColor="text1"/>
                <w:sz w:val="26"/>
                <w:szCs w:val="26"/>
                <w:lang w:val="en-US"/>
              </w:rPr>
              <w:t>Block</w:t>
            </w:r>
            <w:r w:rsidRPr="00666582">
              <w:rPr>
                <w:rFonts w:asciiTheme="majorHAnsi" w:eastAsia="Times New Roman" w:hAnsiTheme="majorHAnsi" w:cstheme="majorHAnsi"/>
                <w:color w:val="000000" w:themeColor="text1"/>
                <w:sz w:val="26"/>
                <w:szCs w:val="26"/>
                <w:lang w:val="en-US"/>
              </w:rPr>
              <w:t xml:space="preserve"> Report</w:t>
            </w:r>
          </w:p>
        </w:tc>
        <w:tc>
          <w:tcPr>
            <w:tcW w:w="0" w:type="auto"/>
            <w:vAlign w:val="center"/>
            <w:hideMark/>
          </w:tcPr>
          <w:p w14:paraId="765A7D7B" w14:textId="05AD4531" w:rsidR="000972AC" w:rsidRPr="00666582" w:rsidRDefault="00BF5E96" w:rsidP="00EC037A">
            <w:p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Admin có thể</w:t>
            </w:r>
            <w:r w:rsidR="005A42F4" w:rsidRPr="00666582">
              <w:rPr>
                <w:rFonts w:asciiTheme="majorHAnsi" w:eastAsia="Times New Roman" w:hAnsiTheme="majorHAnsi" w:cstheme="majorHAnsi"/>
                <w:color w:val="000000" w:themeColor="text1"/>
                <w:sz w:val="26"/>
                <w:szCs w:val="26"/>
                <w:lang w:val="en-US"/>
              </w:rPr>
              <w:t xml:space="preserve"> xóa báo cáo hay</w:t>
            </w:r>
            <w:r w:rsidRPr="00666582">
              <w:rPr>
                <w:rFonts w:asciiTheme="majorHAnsi" w:eastAsia="Times New Roman" w:hAnsiTheme="majorHAnsi" w:cstheme="majorHAnsi"/>
                <w:color w:val="000000" w:themeColor="text1"/>
                <w:sz w:val="26"/>
                <w:szCs w:val="26"/>
                <w:lang w:val="en-US"/>
              </w:rPr>
              <w:t xml:space="preserve"> </w:t>
            </w:r>
            <w:r w:rsidR="00AC4517" w:rsidRPr="00666582">
              <w:rPr>
                <w:rFonts w:asciiTheme="majorHAnsi" w:eastAsia="Times New Roman" w:hAnsiTheme="majorHAnsi" w:cstheme="majorHAnsi"/>
                <w:color w:val="000000" w:themeColor="text1"/>
                <w:sz w:val="26"/>
                <w:szCs w:val="26"/>
                <w:lang w:val="en-US"/>
              </w:rPr>
              <w:t xml:space="preserve">khóa tạm thời hoặc vĩnh viễn người dùng/ </w:t>
            </w:r>
            <w:r w:rsidR="005A42F4" w:rsidRPr="00666582">
              <w:rPr>
                <w:rFonts w:asciiTheme="majorHAnsi" w:eastAsia="Times New Roman" w:hAnsiTheme="majorHAnsi" w:cstheme="majorHAnsi"/>
                <w:color w:val="000000" w:themeColor="text1"/>
                <w:sz w:val="26"/>
                <w:szCs w:val="26"/>
                <w:lang w:val="en-US"/>
              </w:rPr>
              <w:t>bài đăng bị báo cáo</w:t>
            </w:r>
            <w:r w:rsidR="00E567C7" w:rsidRPr="00666582">
              <w:rPr>
                <w:rFonts w:asciiTheme="majorHAnsi" w:eastAsia="Times New Roman" w:hAnsiTheme="majorHAnsi" w:cstheme="majorHAnsi"/>
                <w:color w:val="000000" w:themeColor="text1"/>
                <w:sz w:val="26"/>
                <w:szCs w:val="26"/>
                <w:lang w:val="en-US"/>
              </w:rPr>
              <w:t>.</w:t>
            </w:r>
          </w:p>
        </w:tc>
      </w:tr>
      <w:tr w:rsidR="00666582" w:rsidRPr="00666582" w14:paraId="3869E12A" w14:textId="77777777" w:rsidTr="0056042A">
        <w:trPr>
          <w:trHeight w:val="14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2F2937" w14:textId="77777777" w:rsidR="000972AC" w:rsidRPr="00666582" w:rsidRDefault="000972AC" w:rsidP="00EC037A">
            <w:pPr>
              <w:spacing w:after="120" w:line="360" w:lineRule="auto"/>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5</w:t>
            </w:r>
          </w:p>
        </w:tc>
        <w:tc>
          <w:tcPr>
            <w:tcW w:w="0" w:type="auto"/>
            <w:vAlign w:val="center"/>
            <w:hideMark/>
          </w:tcPr>
          <w:p w14:paraId="584CDF12" w14:textId="723946DC" w:rsidR="000972AC" w:rsidRPr="00666582" w:rsidRDefault="004761D6"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Approve / Block new post</w:t>
            </w:r>
          </w:p>
        </w:tc>
        <w:tc>
          <w:tcPr>
            <w:tcW w:w="0" w:type="auto"/>
            <w:vAlign w:val="center"/>
            <w:hideMark/>
          </w:tcPr>
          <w:p w14:paraId="1816A94E" w14:textId="63442F4E" w:rsidR="000972AC" w:rsidRPr="00666582" w:rsidRDefault="00FB3F7C" w:rsidP="00EC037A">
            <w:pPr>
              <w:spacing w:after="120" w:line="36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 xml:space="preserve">Admin có thể </w:t>
            </w:r>
            <w:r w:rsidR="00B86A53" w:rsidRPr="00666582">
              <w:rPr>
                <w:rFonts w:asciiTheme="majorHAnsi" w:eastAsia="Times New Roman" w:hAnsiTheme="majorHAnsi" w:cstheme="majorHAnsi"/>
                <w:color w:val="000000" w:themeColor="text1"/>
                <w:sz w:val="26"/>
                <w:szCs w:val="26"/>
                <w:lang w:val="en-US"/>
              </w:rPr>
              <w:t>duyệt hoặc khóa bài đăng mới của người dùng</w:t>
            </w:r>
            <w:r w:rsidR="00E567C7" w:rsidRPr="00666582">
              <w:rPr>
                <w:rFonts w:asciiTheme="majorHAnsi" w:eastAsia="Times New Roman" w:hAnsiTheme="majorHAnsi" w:cstheme="majorHAnsi"/>
                <w:color w:val="000000" w:themeColor="text1"/>
                <w:sz w:val="26"/>
                <w:szCs w:val="26"/>
                <w:lang w:val="en-US"/>
              </w:rPr>
              <w:t>.</w:t>
            </w:r>
          </w:p>
        </w:tc>
      </w:tr>
    </w:tbl>
    <w:p w14:paraId="29F9B741" w14:textId="77777777" w:rsidR="00DA59C3" w:rsidRPr="00666582" w:rsidRDefault="00DA59C3" w:rsidP="00EC037A">
      <w:pPr>
        <w:spacing w:after="120" w:line="360" w:lineRule="auto"/>
        <w:rPr>
          <w:rFonts w:asciiTheme="majorHAnsi" w:hAnsiTheme="majorHAnsi" w:cstheme="majorHAnsi"/>
          <w:color w:val="000000" w:themeColor="text1"/>
          <w:lang w:val="en-US"/>
        </w:rPr>
      </w:pPr>
    </w:p>
    <w:p w14:paraId="170AE86D" w14:textId="77777777" w:rsidR="00EA1259" w:rsidRPr="00666582" w:rsidRDefault="00EA1259" w:rsidP="00EC037A">
      <w:pPr>
        <w:spacing w:after="120" w:line="360" w:lineRule="auto"/>
        <w:rPr>
          <w:rFonts w:asciiTheme="majorHAnsi" w:hAnsiTheme="majorHAnsi" w:cstheme="majorHAnsi"/>
          <w:b/>
          <w:color w:val="000000" w:themeColor="text1"/>
          <w:sz w:val="36"/>
          <w:szCs w:val="36"/>
          <w:lang w:val="en-US"/>
        </w:rPr>
      </w:pPr>
      <w:r w:rsidRPr="00666582">
        <w:rPr>
          <w:rFonts w:asciiTheme="majorHAnsi" w:hAnsiTheme="majorHAnsi" w:cstheme="majorHAnsi"/>
          <w:color w:val="000000" w:themeColor="text1"/>
        </w:rPr>
        <w:br w:type="page"/>
      </w:r>
    </w:p>
    <w:p w14:paraId="18A9835C" w14:textId="73BC3A06" w:rsidR="006E34E5" w:rsidRPr="00666582" w:rsidRDefault="006E34E5" w:rsidP="00EC037A">
      <w:pPr>
        <w:pStyle w:val="Heading1"/>
        <w:spacing w:after="120" w:line="360" w:lineRule="auto"/>
        <w:rPr>
          <w:color w:val="000000" w:themeColor="text1"/>
        </w:rPr>
      </w:pPr>
      <w:bookmarkStart w:id="26" w:name="_Toc533343083"/>
      <w:bookmarkStart w:id="27" w:name="_Toc533343110"/>
      <w:bookmarkStart w:id="28" w:name="_Toc533369137"/>
      <w:r w:rsidRPr="00666582">
        <w:rPr>
          <w:color w:val="000000" w:themeColor="text1"/>
        </w:rPr>
        <w:lastRenderedPageBreak/>
        <w:t>CƠ SỞ DỮ LIỆU</w:t>
      </w:r>
      <w:bookmarkEnd w:id="26"/>
      <w:bookmarkEnd w:id="27"/>
      <w:bookmarkEnd w:id="28"/>
    </w:p>
    <w:p w14:paraId="4C6CA81D" w14:textId="77777777" w:rsidR="00D07DF6" w:rsidRPr="00666582" w:rsidRDefault="00FE325E" w:rsidP="00EC037A">
      <w:pPr>
        <w:pStyle w:val="Heading2"/>
        <w:numPr>
          <w:ilvl w:val="0"/>
          <w:numId w:val="14"/>
        </w:numPr>
        <w:spacing w:after="120" w:line="360" w:lineRule="auto"/>
        <w:rPr>
          <w:color w:val="000000" w:themeColor="text1"/>
        </w:rPr>
      </w:pPr>
      <w:bookmarkStart w:id="29" w:name="_Toc533343084"/>
      <w:bookmarkStart w:id="30" w:name="_Toc533343111"/>
      <w:bookmarkStart w:id="31" w:name="_Toc533369138"/>
      <w:r w:rsidRPr="00666582">
        <w:rPr>
          <w:color w:val="000000" w:themeColor="text1"/>
        </w:rPr>
        <w:t>Mô hình ERD</w:t>
      </w:r>
      <w:bookmarkEnd w:id="29"/>
      <w:bookmarkEnd w:id="30"/>
      <w:bookmarkEnd w:id="31"/>
    </w:p>
    <w:p w14:paraId="35BAAF23" w14:textId="0418F49C" w:rsidR="005754F5" w:rsidRPr="00666582" w:rsidRDefault="00510F39" w:rsidP="00EC037A">
      <w:pPr>
        <w:pStyle w:val="Heading2"/>
        <w:numPr>
          <w:ilvl w:val="0"/>
          <w:numId w:val="0"/>
        </w:numPr>
        <w:spacing w:after="120" w:line="360" w:lineRule="auto"/>
        <w:ind w:left="720"/>
        <w:rPr>
          <w:color w:val="000000" w:themeColor="text1"/>
        </w:rPr>
      </w:pPr>
      <w:r w:rsidRPr="00666582">
        <w:rPr>
          <w:noProof/>
          <w:color w:val="000000" w:themeColor="text1"/>
          <w:lang w:val="en-GB" w:eastAsia="en-GB"/>
        </w:rPr>
        <w:drawing>
          <wp:anchor distT="0" distB="0" distL="114300" distR="114300" simplePos="0" relativeHeight="251675666" behindDoc="1" locked="0" layoutInCell="1" allowOverlap="1" wp14:anchorId="22C9B927" wp14:editId="34A447C8">
            <wp:simplePos x="0" y="0"/>
            <wp:positionH relativeFrom="margin">
              <wp:align>right</wp:align>
            </wp:positionH>
            <wp:positionV relativeFrom="paragraph">
              <wp:posOffset>307975</wp:posOffset>
            </wp:positionV>
            <wp:extent cx="6468745" cy="7719695"/>
            <wp:effectExtent l="0" t="0" r="825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12.PNG"/>
                    <pic:cNvPicPr/>
                  </pic:nvPicPr>
                  <pic:blipFill>
                    <a:blip r:embed="rId22">
                      <a:extLst>
                        <a:ext uri="{28A0092B-C50C-407E-A947-70E740481C1C}">
                          <a14:useLocalDpi xmlns:a14="http://schemas.microsoft.com/office/drawing/2010/main" val="0"/>
                        </a:ext>
                      </a:extLst>
                    </a:blip>
                    <a:stretch>
                      <a:fillRect/>
                    </a:stretch>
                  </pic:blipFill>
                  <pic:spPr>
                    <a:xfrm>
                      <a:off x="0" y="0"/>
                      <a:ext cx="6468745" cy="7719695"/>
                    </a:xfrm>
                    <a:prstGeom prst="rect">
                      <a:avLst/>
                    </a:prstGeom>
                  </pic:spPr>
                </pic:pic>
              </a:graphicData>
            </a:graphic>
            <wp14:sizeRelH relativeFrom="margin">
              <wp14:pctWidth>0</wp14:pctWidth>
            </wp14:sizeRelH>
            <wp14:sizeRelV relativeFrom="margin">
              <wp14:pctHeight>0</wp14:pctHeight>
            </wp14:sizeRelV>
          </wp:anchor>
        </w:drawing>
      </w:r>
    </w:p>
    <w:p w14:paraId="2B14FEDA" w14:textId="65974178" w:rsidR="00085E99" w:rsidRPr="00666582" w:rsidRDefault="00085E99" w:rsidP="00EC037A">
      <w:pPr>
        <w:spacing w:line="360" w:lineRule="auto"/>
        <w:ind w:left="2880" w:firstLine="720"/>
        <w:rPr>
          <w:color w:val="000000" w:themeColor="text1"/>
          <w:lang w:val="en-US"/>
        </w:rPr>
      </w:pPr>
      <w:r w:rsidRPr="00666582">
        <w:rPr>
          <w:color w:val="000000" w:themeColor="text1"/>
          <w:lang w:val="en-US"/>
        </w:rPr>
        <w:t>Hình 1.</w:t>
      </w:r>
      <w:r w:rsidR="00D07DF6" w:rsidRPr="00666582">
        <w:rPr>
          <w:color w:val="000000" w:themeColor="text1"/>
          <w:lang w:val="en-US"/>
        </w:rPr>
        <w:t xml:space="preserve"> </w:t>
      </w:r>
      <w:r w:rsidRPr="00666582">
        <w:rPr>
          <w:color w:val="000000" w:themeColor="text1"/>
          <w:lang w:val="en-US"/>
        </w:rPr>
        <w:t>Mô hình ERD</w:t>
      </w:r>
    </w:p>
    <w:p w14:paraId="3FDC2639" w14:textId="43E91872" w:rsidR="00DC5ECE" w:rsidRPr="00666582" w:rsidRDefault="00C95A01" w:rsidP="00EC037A">
      <w:pPr>
        <w:pStyle w:val="Heading2"/>
        <w:numPr>
          <w:ilvl w:val="0"/>
          <w:numId w:val="14"/>
        </w:numPr>
        <w:spacing w:after="120" w:line="360" w:lineRule="auto"/>
        <w:rPr>
          <w:color w:val="000000" w:themeColor="text1"/>
        </w:rPr>
      </w:pPr>
      <w:bookmarkStart w:id="32" w:name="_Toc533343085"/>
      <w:bookmarkStart w:id="33" w:name="_Toc533343112"/>
      <w:bookmarkStart w:id="34" w:name="_Toc533369139"/>
      <w:r w:rsidRPr="00666582">
        <w:rPr>
          <w:noProof/>
          <w:color w:val="000000" w:themeColor="text1"/>
          <w:sz w:val="26"/>
          <w:szCs w:val="26"/>
          <w:lang w:val="en-GB" w:eastAsia="en-GB"/>
        </w:rPr>
        <w:lastRenderedPageBreak/>
        <w:drawing>
          <wp:anchor distT="0" distB="0" distL="114300" distR="114300" simplePos="0" relativeHeight="251661330" behindDoc="1" locked="0" layoutInCell="1" allowOverlap="1" wp14:anchorId="0B95C171" wp14:editId="60AE1936">
            <wp:simplePos x="0" y="0"/>
            <wp:positionH relativeFrom="margin">
              <wp:align>right</wp:align>
            </wp:positionH>
            <wp:positionV relativeFrom="paragraph">
              <wp:posOffset>564515</wp:posOffset>
            </wp:positionV>
            <wp:extent cx="6475095" cy="360680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506357" cy="3624150"/>
                    </a:xfrm>
                    <a:prstGeom prst="rect">
                      <a:avLst/>
                    </a:prstGeom>
                  </pic:spPr>
                </pic:pic>
              </a:graphicData>
            </a:graphic>
            <wp14:sizeRelV relativeFrom="margin">
              <wp14:pctHeight>0</wp14:pctHeight>
            </wp14:sizeRelV>
          </wp:anchor>
        </w:drawing>
      </w:r>
      <w:r w:rsidR="006F4371" w:rsidRPr="00666582">
        <w:rPr>
          <w:color w:val="000000" w:themeColor="text1"/>
        </w:rPr>
        <w:t>Database diagram</w:t>
      </w:r>
      <w:bookmarkEnd w:id="32"/>
      <w:bookmarkEnd w:id="33"/>
      <w:bookmarkEnd w:id="34"/>
    </w:p>
    <w:p w14:paraId="6286A0A6" w14:textId="787FE6BC" w:rsidR="00EC1CD5" w:rsidRPr="00666582" w:rsidRDefault="008101A2" w:rsidP="00EC037A">
      <w:pPr>
        <w:pStyle w:val="Caption"/>
        <w:keepNext/>
        <w:spacing w:line="360" w:lineRule="auto"/>
        <w:jc w:val="center"/>
        <w:rPr>
          <w:rFonts w:asciiTheme="majorHAnsi" w:hAnsiTheme="majorHAnsi" w:cstheme="majorHAnsi"/>
          <w:i w:val="0"/>
          <w:color w:val="000000" w:themeColor="text1"/>
          <w:sz w:val="26"/>
          <w:szCs w:val="26"/>
          <w:lang w:val="en-US"/>
        </w:rPr>
      </w:pPr>
      <w:r w:rsidRPr="00666582">
        <w:rPr>
          <w:rFonts w:asciiTheme="majorHAnsi" w:hAnsiTheme="majorHAnsi" w:cstheme="majorHAnsi"/>
          <w:i w:val="0"/>
          <w:color w:val="000000" w:themeColor="text1"/>
          <w:sz w:val="26"/>
          <w:szCs w:val="26"/>
          <w:lang w:val="en-US"/>
        </w:rPr>
        <w:t>H</w:t>
      </w:r>
      <w:r w:rsidR="00A87CB0" w:rsidRPr="00666582">
        <w:rPr>
          <w:rFonts w:asciiTheme="majorHAnsi" w:hAnsiTheme="majorHAnsi" w:cstheme="majorHAnsi"/>
          <w:i w:val="0"/>
          <w:color w:val="000000" w:themeColor="text1"/>
          <w:sz w:val="26"/>
          <w:szCs w:val="26"/>
          <w:lang w:val="en-US"/>
        </w:rPr>
        <w:t>ình 2. M</w:t>
      </w:r>
      <w:r w:rsidRPr="00666582">
        <w:rPr>
          <w:rFonts w:asciiTheme="majorHAnsi" w:hAnsiTheme="majorHAnsi" w:cstheme="majorHAnsi"/>
          <w:i w:val="0"/>
          <w:color w:val="000000" w:themeColor="text1"/>
          <w:sz w:val="26"/>
          <w:szCs w:val="26"/>
          <w:lang w:val="en-US"/>
        </w:rPr>
        <w:t>ô hình cơ sở dữ liệu</w:t>
      </w:r>
    </w:p>
    <w:p w14:paraId="291C0FFF" w14:textId="4ED0D289" w:rsidR="002B5FD7" w:rsidRPr="00666582" w:rsidRDefault="002B5FD7" w:rsidP="00EC037A">
      <w:pPr>
        <w:spacing w:after="120" w:line="360" w:lineRule="auto"/>
        <w:rPr>
          <w:rFonts w:asciiTheme="majorHAnsi" w:hAnsiTheme="majorHAnsi" w:cstheme="majorHAnsi"/>
          <w:color w:val="000000" w:themeColor="text1"/>
          <w:lang w:val="en-US"/>
        </w:rPr>
      </w:pPr>
    </w:p>
    <w:p w14:paraId="21CAB769" w14:textId="77777777" w:rsidR="0051095B" w:rsidRPr="00666582" w:rsidRDefault="0051095B" w:rsidP="00EC037A">
      <w:pPr>
        <w:pStyle w:val="Heading1"/>
        <w:spacing w:after="120" w:line="360" w:lineRule="auto"/>
        <w:rPr>
          <w:color w:val="000000" w:themeColor="text1"/>
        </w:rPr>
      </w:pPr>
    </w:p>
    <w:p w14:paraId="78EAF8C7" w14:textId="77777777" w:rsidR="0051095B" w:rsidRPr="00666582" w:rsidRDefault="0051095B" w:rsidP="00EC037A">
      <w:pPr>
        <w:pStyle w:val="Heading1"/>
        <w:spacing w:after="120" w:line="360" w:lineRule="auto"/>
        <w:rPr>
          <w:color w:val="000000" w:themeColor="text1"/>
        </w:rPr>
      </w:pPr>
    </w:p>
    <w:p w14:paraId="7CFC3290" w14:textId="77777777" w:rsidR="0051095B" w:rsidRPr="00666582" w:rsidRDefault="0051095B" w:rsidP="00EC037A">
      <w:pPr>
        <w:pStyle w:val="Heading1"/>
        <w:spacing w:after="120" w:line="360" w:lineRule="auto"/>
        <w:jc w:val="left"/>
        <w:rPr>
          <w:color w:val="000000" w:themeColor="text1"/>
        </w:rPr>
      </w:pPr>
    </w:p>
    <w:p w14:paraId="1514515E" w14:textId="290178D5" w:rsidR="00EE6E88" w:rsidRPr="00666582" w:rsidRDefault="00EE6E88" w:rsidP="00EC037A">
      <w:pPr>
        <w:pStyle w:val="Heading1"/>
        <w:spacing w:after="120" w:line="360" w:lineRule="auto"/>
        <w:jc w:val="left"/>
        <w:rPr>
          <w:color w:val="000000" w:themeColor="text1"/>
        </w:rPr>
      </w:pPr>
      <w:bookmarkStart w:id="35" w:name="_Toc533343086"/>
      <w:bookmarkStart w:id="36" w:name="_Toc533343113"/>
    </w:p>
    <w:p w14:paraId="38855820" w14:textId="77777777" w:rsidR="00B07AFE" w:rsidRPr="00666582" w:rsidRDefault="00B07AFE" w:rsidP="00EC037A">
      <w:pPr>
        <w:spacing w:line="360" w:lineRule="auto"/>
        <w:rPr>
          <w:color w:val="000000" w:themeColor="text1"/>
          <w:lang w:val="en-US"/>
        </w:rPr>
      </w:pPr>
    </w:p>
    <w:p w14:paraId="2AF076BB" w14:textId="77777777" w:rsidR="005F2F6F" w:rsidRDefault="005F2F6F">
      <w:pPr>
        <w:rPr>
          <w:rFonts w:asciiTheme="majorHAnsi" w:hAnsiTheme="majorHAnsi" w:cstheme="majorHAnsi"/>
          <w:b/>
          <w:color w:val="000000" w:themeColor="text1"/>
          <w:sz w:val="36"/>
          <w:szCs w:val="36"/>
          <w:lang w:val="en-US"/>
        </w:rPr>
      </w:pPr>
      <w:bookmarkStart w:id="37" w:name="_Toc533369140"/>
      <w:r>
        <w:rPr>
          <w:color w:val="000000" w:themeColor="text1"/>
        </w:rPr>
        <w:br w:type="page"/>
      </w:r>
    </w:p>
    <w:p w14:paraId="09C509CB" w14:textId="120A29C0" w:rsidR="006E34E5" w:rsidRPr="00666582" w:rsidRDefault="006E34E5" w:rsidP="00EC037A">
      <w:pPr>
        <w:pStyle w:val="Heading1"/>
        <w:spacing w:after="120" w:line="360" w:lineRule="auto"/>
        <w:rPr>
          <w:color w:val="000000" w:themeColor="text1"/>
        </w:rPr>
      </w:pPr>
      <w:r w:rsidRPr="00666582">
        <w:rPr>
          <w:color w:val="000000" w:themeColor="text1"/>
        </w:rPr>
        <w:lastRenderedPageBreak/>
        <w:t>GIAO DIỆN</w:t>
      </w:r>
      <w:bookmarkEnd w:id="35"/>
      <w:bookmarkEnd w:id="36"/>
      <w:bookmarkEnd w:id="37"/>
    </w:p>
    <w:p w14:paraId="2BF9B251" w14:textId="70678D2E" w:rsidR="005237D3" w:rsidRPr="00666582" w:rsidRDefault="000E7B02" w:rsidP="00EC037A">
      <w:pPr>
        <w:pStyle w:val="Heading2"/>
        <w:numPr>
          <w:ilvl w:val="0"/>
          <w:numId w:val="15"/>
        </w:numPr>
        <w:spacing w:after="120" w:line="360" w:lineRule="auto"/>
        <w:rPr>
          <w:color w:val="000000" w:themeColor="text1"/>
        </w:rPr>
      </w:pPr>
      <w:bookmarkStart w:id="38" w:name="_Toc533343087"/>
      <w:bookmarkStart w:id="39" w:name="_Toc533343114"/>
      <w:bookmarkStart w:id="40" w:name="_Toc533369141"/>
      <w:r w:rsidRPr="00666582">
        <w:rPr>
          <w:color w:val="000000" w:themeColor="text1"/>
        </w:rPr>
        <w:t xml:space="preserve">Giao diện </w:t>
      </w:r>
      <w:r w:rsidR="00517A84" w:rsidRPr="00666582">
        <w:rPr>
          <w:color w:val="000000" w:themeColor="text1"/>
        </w:rPr>
        <w:t>quản lí</w:t>
      </w:r>
      <w:bookmarkEnd w:id="38"/>
      <w:bookmarkEnd w:id="39"/>
      <w:bookmarkEnd w:id="40"/>
    </w:p>
    <w:p w14:paraId="4FA00257" w14:textId="38B28C20" w:rsidR="00633D9A" w:rsidRPr="00666582" w:rsidRDefault="00633D9A" w:rsidP="00EC037A">
      <w:pPr>
        <w:spacing w:line="360" w:lineRule="auto"/>
        <w:rPr>
          <w:color w:val="000000" w:themeColor="text1"/>
          <w:lang w:val="en-US"/>
        </w:rPr>
      </w:pPr>
      <w:r w:rsidRPr="00666582">
        <w:rPr>
          <w:noProof/>
          <w:color w:val="000000" w:themeColor="text1"/>
          <w:lang w:val="en-GB" w:eastAsia="en-GB"/>
        </w:rPr>
        <w:drawing>
          <wp:inline distT="0" distB="0" distL="0" distR="0" wp14:anchorId="19006932" wp14:editId="4DB5BBC1">
            <wp:extent cx="6479540" cy="3195343"/>
            <wp:effectExtent l="0" t="0" r="0" b="5080"/>
            <wp:docPr id="2" name="Picture 2" descr="C:\Users\AnNg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go\Deskt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3195343"/>
                    </a:xfrm>
                    <a:prstGeom prst="rect">
                      <a:avLst/>
                    </a:prstGeom>
                    <a:noFill/>
                    <a:ln>
                      <a:noFill/>
                    </a:ln>
                  </pic:spPr>
                </pic:pic>
              </a:graphicData>
            </a:graphic>
          </wp:inline>
        </w:drawing>
      </w:r>
    </w:p>
    <w:p w14:paraId="17880E08" w14:textId="3F075710" w:rsidR="00681196" w:rsidRPr="00666582" w:rsidRDefault="00666582" w:rsidP="00EC037A">
      <w:pPr>
        <w:keepNext/>
        <w:spacing w:after="120" w:line="360" w:lineRule="auto"/>
        <w:ind w:left="2160" w:firstLine="7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A78B1" w:rsidRPr="00666582">
        <w:rPr>
          <w:rFonts w:asciiTheme="majorHAnsi" w:hAnsiTheme="majorHAnsi" w:cstheme="majorHAnsi"/>
          <w:color w:val="000000" w:themeColor="text1"/>
          <w:sz w:val="26"/>
          <w:szCs w:val="26"/>
        </w:rPr>
        <w:t xml:space="preserve">Hình </w:t>
      </w:r>
      <w:r w:rsidR="002502DF" w:rsidRPr="00666582">
        <w:rPr>
          <w:rFonts w:asciiTheme="majorHAnsi" w:hAnsiTheme="majorHAnsi" w:cstheme="majorHAnsi"/>
          <w:color w:val="000000" w:themeColor="text1"/>
          <w:sz w:val="26"/>
          <w:szCs w:val="26"/>
          <w:lang w:val="en-US"/>
        </w:rPr>
        <w:t>3</w:t>
      </w:r>
      <w:r w:rsidR="000A78B1" w:rsidRPr="00666582">
        <w:rPr>
          <w:rFonts w:asciiTheme="majorHAnsi" w:hAnsiTheme="majorHAnsi" w:cstheme="majorHAnsi"/>
          <w:color w:val="000000" w:themeColor="text1"/>
          <w:sz w:val="26"/>
          <w:szCs w:val="26"/>
        </w:rPr>
        <w:t xml:space="preserve">. Giao diện </w:t>
      </w:r>
      <w:r w:rsidR="008101A2" w:rsidRPr="00666582">
        <w:rPr>
          <w:rFonts w:asciiTheme="majorHAnsi" w:hAnsiTheme="majorHAnsi" w:cstheme="majorHAnsi"/>
          <w:color w:val="000000" w:themeColor="text1"/>
          <w:sz w:val="26"/>
          <w:szCs w:val="26"/>
          <w:lang w:val="en-US"/>
        </w:rPr>
        <w:t>trang quản lí</w:t>
      </w:r>
    </w:p>
    <w:p w14:paraId="06CA4E28" w14:textId="5E40A701" w:rsidR="008101A2" w:rsidRPr="00666582" w:rsidRDefault="00BF03DD" w:rsidP="00EC037A">
      <w:pPr>
        <w:pStyle w:val="ListParagraph"/>
        <w:keepNext/>
        <w:numPr>
          <w:ilvl w:val="0"/>
          <w:numId w:val="35"/>
        </w:numPr>
        <w:spacing w:after="120" w:line="360" w:lineRule="auto"/>
        <w:rPr>
          <w:ins w:id="41" w:author="cong an ngo" w:date="2018-12-12T11:37:00Z"/>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trong giao diện này sẽ giúp ta có thể xem chi tiết trên lược đồ có bao nhiêu bài đăng mới và user mới</w:t>
      </w:r>
    </w:p>
    <w:p w14:paraId="7306F1DB" w14:textId="3A80BFBC" w:rsidR="00875920" w:rsidRPr="00666582" w:rsidRDefault="008101A2" w:rsidP="00EC037A">
      <w:p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drawing>
          <wp:anchor distT="0" distB="0" distL="114300" distR="114300" simplePos="0" relativeHeight="251666450" behindDoc="1" locked="0" layoutInCell="1" allowOverlap="1" wp14:anchorId="4E0CB836" wp14:editId="01F755CE">
            <wp:simplePos x="0" y="0"/>
            <wp:positionH relativeFrom="column">
              <wp:posOffset>3079</wp:posOffset>
            </wp:positionH>
            <wp:positionV relativeFrom="paragraph">
              <wp:posOffset>1605</wp:posOffset>
            </wp:positionV>
            <wp:extent cx="6479540" cy="31146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4.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14675"/>
                    </a:xfrm>
                    <a:prstGeom prst="rect">
                      <a:avLst/>
                    </a:prstGeom>
                  </pic:spPr>
                </pic:pic>
              </a:graphicData>
            </a:graphic>
          </wp:anchor>
        </w:drawing>
      </w:r>
      <w:r w:rsidR="002502DF" w:rsidRPr="00666582">
        <w:rPr>
          <w:rFonts w:asciiTheme="majorHAnsi" w:hAnsiTheme="majorHAnsi" w:cstheme="majorHAnsi"/>
          <w:color w:val="000000" w:themeColor="text1"/>
          <w:sz w:val="26"/>
          <w:szCs w:val="26"/>
          <w:lang w:val="en-US"/>
        </w:rPr>
        <w:tab/>
      </w:r>
      <w:r w:rsidR="002502DF" w:rsidRPr="00666582">
        <w:rPr>
          <w:rFonts w:asciiTheme="majorHAnsi" w:hAnsiTheme="majorHAnsi" w:cstheme="majorHAnsi"/>
          <w:color w:val="000000" w:themeColor="text1"/>
          <w:sz w:val="26"/>
          <w:szCs w:val="26"/>
          <w:lang w:val="en-US"/>
        </w:rPr>
        <w:tab/>
      </w:r>
      <w:r w:rsidR="002502DF" w:rsidRPr="00666582">
        <w:rPr>
          <w:rFonts w:asciiTheme="majorHAnsi" w:hAnsiTheme="majorHAnsi" w:cstheme="majorHAnsi"/>
          <w:color w:val="000000" w:themeColor="text1"/>
          <w:sz w:val="26"/>
          <w:szCs w:val="26"/>
          <w:lang w:val="en-US"/>
        </w:rPr>
        <w:tab/>
      </w:r>
      <w:r w:rsidR="002502DF" w:rsidRPr="00666582">
        <w:rPr>
          <w:rFonts w:asciiTheme="majorHAnsi" w:hAnsiTheme="majorHAnsi" w:cstheme="majorHAnsi"/>
          <w:color w:val="000000" w:themeColor="text1"/>
          <w:sz w:val="26"/>
          <w:szCs w:val="26"/>
          <w:lang w:val="en-US"/>
        </w:rPr>
        <w:tab/>
      </w:r>
      <w:r w:rsidR="002502DF" w:rsidRPr="00666582">
        <w:rPr>
          <w:rFonts w:asciiTheme="majorHAnsi" w:hAnsiTheme="majorHAnsi" w:cstheme="majorHAnsi"/>
          <w:color w:val="000000" w:themeColor="text1"/>
          <w:sz w:val="26"/>
          <w:szCs w:val="26"/>
          <w:lang w:val="en-US"/>
        </w:rPr>
        <w:tab/>
        <w:t>Hình 4. G</w:t>
      </w:r>
      <w:r w:rsidRPr="00666582">
        <w:rPr>
          <w:rFonts w:asciiTheme="majorHAnsi" w:hAnsiTheme="majorHAnsi" w:cstheme="majorHAnsi"/>
          <w:color w:val="000000" w:themeColor="text1"/>
          <w:sz w:val="26"/>
          <w:szCs w:val="26"/>
          <w:lang w:val="en-US"/>
        </w:rPr>
        <w:t>iao diện report</w:t>
      </w:r>
      <w:r w:rsidR="002502DF" w:rsidRPr="00666582">
        <w:rPr>
          <w:rFonts w:asciiTheme="majorHAnsi" w:hAnsiTheme="majorHAnsi" w:cstheme="majorHAnsi"/>
          <w:color w:val="000000" w:themeColor="text1"/>
          <w:sz w:val="26"/>
          <w:szCs w:val="26"/>
          <w:lang w:val="en-US"/>
        </w:rPr>
        <w:t>ed</w:t>
      </w:r>
      <w:r w:rsidRPr="00666582">
        <w:rPr>
          <w:rFonts w:asciiTheme="majorHAnsi" w:hAnsiTheme="majorHAnsi" w:cstheme="majorHAnsi"/>
          <w:color w:val="000000" w:themeColor="text1"/>
          <w:sz w:val="26"/>
          <w:szCs w:val="26"/>
          <w:lang w:val="en-US"/>
        </w:rPr>
        <w:t xml:space="preserve"> post</w:t>
      </w:r>
      <w:r w:rsidR="001668B6" w:rsidRPr="00666582">
        <w:rPr>
          <w:rFonts w:asciiTheme="majorHAnsi" w:hAnsiTheme="majorHAnsi" w:cstheme="majorHAnsi"/>
          <w:color w:val="000000" w:themeColor="text1"/>
          <w:sz w:val="26"/>
          <w:szCs w:val="26"/>
          <w:lang w:val="en-US"/>
        </w:rPr>
        <w:t xml:space="preserve"> (1)</w:t>
      </w:r>
    </w:p>
    <w:p w14:paraId="1D5510B5" w14:textId="2921B851" w:rsidR="002502DF" w:rsidRPr="00666582" w:rsidRDefault="002502DF" w:rsidP="00EC037A">
      <w:p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lastRenderedPageBreak/>
        <w:drawing>
          <wp:inline distT="0" distB="0" distL="0" distR="0" wp14:anchorId="44FFEDD4" wp14:editId="493EFBBF">
            <wp:extent cx="6479540" cy="3178385"/>
            <wp:effectExtent l="0" t="0" r="0" b="3175"/>
            <wp:docPr id="3" name="Picture 3" descr="C:\Users\AnNg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go\Desktop\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3178385"/>
                    </a:xfrm>
                    <a:prstGeom prst="rect">
                      <a:avLst/>
                    </a:prstGeom>
                    <a:noFill/>
                    <a:ln>
                      <a:noFill/>
                    </a:ln>
                  </pic:spPr>
                </pic:pic>
              </a:graphicData>
            </a:graphic>
          </wp:inline>
        </w:drawing>
      </w:r>
    </w:p>
    <w:p w14:paraId="0DA8CF93" w14:textId="0E9527E3" w:rsidR="002502DF" w:rsidRPr="00666582" w:rsidRDefault="002502DF"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Hình 4.1. Giao diện reported post</w:t>
      </w:r>
      <w:r w:rsidR="001668B6" w:rsidRPr="00666582">
        <w:rPr>
          <w:rFonts w:asciiTheme="majorHAnsi" w:hAnsiTheme="majorHAnsi" w:cstheme="majorHAnsi"/>
          <w:color w:val="000000" w:themeColor="text1"/>
          <w:sz w:val="26"/>
          <w:szCs w:val="26"/>
          <w:lang w:val="en-US"/>
        </w:rPr>
        <w:t xml:space="preserve"> (2)</w:t>
      </w:r>
    </w:p>
    <w:p w14:paraId="555EA855" w14:textId="0B30EADB" w:rsidR="008101A2" w:rsidRPr="00666582" w:rsidRDefault="00BF03DD"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có thể nhấn vô để xem chi tiết bài đăng, ta có thể block hoặc xóa bài đăng khi ta cần</w:t>
      </w:r>
    </w:p>
    <w:p w14:paraId="6EAE8B01" w14:textId="77777777" w:rsidR="002502DF" w:rsidRPr="00666582" w:rsidRDefault="002502DF" w:rsidP="00EC037A">
      <w:pPr>
        <w:pStyle w:val="ListParagraph"/>
        <w:spacing w:line="360" w:lineRule="auto"/>
        <w:rPr>
          <w:rFonts w:asciiTheme="majorHAnsi" w:hAnsiTheme="majorHAnsi" w:cstheme="majorHAnsi"/>
          <w:color w:val="000000" w:themeColor="text1"/>
          <w:sz w:val="26"/>
          <w:szCs w:val="26"/>
          <w:lang w:val="en-US"/>
        </w:rPr>
      </w:pPr>
    </w:p>
    <w:p w14:paraId="5CB7AEC3" w14:textId="66F4CE6B" w:rsidR="008101A2" w:rsidRPr="00666582" w:rsidRDefault="00BF03DD" w:rsidP="00EC037A">
      <w:pPr>
        <w:spacing w:line="360" w:lineRule="auto"/>
        <w:ind w:left="2880" w:firstLine="720"/>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drawing>
          <wp:anchor distT="0" distB="0" distL="114300" distR="114300" simplePos="0" relativeHeight="251667474" behindDoc="1" locked="0" layoutInCell="1" allowOverlap="1" wp14:anchorId="1AA1DFC5" wp14:editId="41EEF3CB">
            <wp:simplePos x="0" y="0"/>
            <wp:positionH relativeFrom="margin">
              <wp:align>right</wp:align>
            </wp:positionH>
            <wp:positionV relativeFrom="paragraph">
              <wp:posOffset>455</wp:posOffset>
            </wp:positionV>
            <wp:extent cx="6479540" cy="31280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5.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28010"/>
                    </a:xfrm>
                    <a:prstGeom prst="rect">
                      <a:avLst/>
                    </a:prstGeom>
                  </pic:spPr>
                </pic:pic>
              </a:graphicData>
            </a:graphic>
          </wp:anchor>
        </w:drawing>
      </w:r>
      <w:r w:rsidR="002502DF" w:rsidRPr="00666582">
        <w:rPr>
          <w:rFonts w:asciiTheme="majorHAnsi" w:hAnsiTheme="majorHAnsi" w:cstheme="majorHAnsi"/>
          <w:color w:val="000000" w:themeColor="text1"/>
          <w:sz w:val="26"/>
          <w:szCs w:val="26"/>
          <w:lang w:val="en-US"/>
        </w:rPr>
        <w:t>Hình 5. G</w:t>
      </w:r>
      <w:r w:rsidR="008101A2" w:rsidRPr="00666582">
        <w:rPr>
          <w:rFonts w:asciiTheme="majorHAnsi" w:hAnsiTheme="majorHAnsi" w:cstheme="majorHAnsi"/>
          <w:color w:val="000000" w:themeColor="text1"/>
          <w:sz w:val="26"/>
          <w:szCs w:val="26"/>
          <w:lang w:val="en-US"/>
        </w:rPr>
        <w:t>iao diện pending post</w:t>
      </w:r>
      <w:r w:rsidR="001668B6" w:rsidRPr="00666582">
        <w:rPr>
          <w:rFonts w:asciiTheme="majorHAnsi" w:hAnsiTheme="majorHAnsi" w:cstheme="majorHAnsi"/>
          <w:color w:val="000000" w:themeColor="text1"/>
          <w:sz w:val="26"/>
          <w:szCs w:val="26"/>
          <w:lang w:val="en-US"/>
        </w:rPr>
        <w:t xml:space="preserve"> (1)</w:t>
      </w:r>
    </w:p>
    <w:p w14:paraId="012ED821" w14:textId="63834566" w:rsidR="002502DF" w:rsidRPr="00666582" w:rsidRDefault="002502DF" w:rsidP="00EC037A">
      <w:p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lastRenderedPageBreak/>
        <w:drawing>
          <wp:inline distT="0" distB="0" distL="0" distR="0" wp14:anchorId="108EF261" wp14:editId="0D8E4595">
            <wp:extent cx="6644640" cy="3230880"/>
            <wp:effectExtent l="0" t="0" r="3810" b="7620"/>
            <wp:docPr id="4" name="Picture 4" descr="C:\Users\AnNg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go\Desktop\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65914" cy="3241224"/>
                    </a:xfrm>
                    <a:prstGeom prst="rect">
                      <a:avLst/>
                    </a:prstGeom>
                    <a:noFill/>
                    <a:ln>
                      <a:noFill/>
                    </a:ln>
                  </pic:spPr>
                </pic:pic>
              </a:graphicData>
            </a:graphic>
          </wp:inline>
        </w:drawing>
      </w:r>
    </w:p>
    <w:p w14:paraId="3E0A4B6C" w14:textId="676D3475" w:rsidR="002502DF" w:rsidRPr="00666582" w:rsidRDefault="002502DF"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Hình 5.1. Giao diện pending post</w:t>
      </w:r>
      <w:r w:rsidR="001668B6" w:rsidRPr="00666582">
        <w:rPr>
          <w:rFonts w:asciiTheme="majorHAnsi" w:hAnsiTheme="majorHAnsi" w:cstheme="majorHAnsi"/>
          <w:color w:val="000000" w:themeColor="text1"/>
          <w:sz w:val="26"/>
          <w:szCs w:val="26"/>
          <w:lang w:val="en-US"/>
        </w:rPr>
        <w:t xml:space="preserve"> (2)</w:t>
      </w:r>
    </w:p>
    <w:p w14:paraId="399D53BB" w14:textId="01F8623E" w:rsidR="008101A2" w:rsidRDefault="002E4C38"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ta có thể xem chi tiế</w:t>
      </w:r>
      <w:r w:rsidR="002502DF" w:rsidRPr="00666582">
        <w:rPr>
          <w:rFonts w:asciiTheme="majorHAnsi" w:hAnsiTheme="majorHAnsi" w:cstheme="majorHAnsi"/>
          <w:color w:val="000000" w:themeColor="text1"/>
          <w:sz w:val="26"/>
          <w:szCs w:val="26"/>
          <w:lang w:val="en-US"/>
        </w:rPr>
        <w:t>t,</w:t>
      </w:r>
      <w:r w:rsidRPr="00666582">
        <w:rPr>
          <w:rFonts w:asciiTheme="majorHAnsi" w:hAnsiTheme="majorHAnsi" w:cstheme="majorHAnsi"/>
          <w:color w:val="000000" w:themeColor="text1"/>
          <w:sz w:val="26"/>
          <w:szCs w:val="26"/>
          <w:lang w:val="en-US"/>
        </w:rPr>
        <w:t xml:space="preserve"> có thể duyệt và block bài đăng </w:t>
      </w:r>
    </w:p>
    <w:p w14:paraId="30DD8E56" w14:textId="77777777" w:rsidR="00EC037A" w:rsidRPr="00666582" w:rsidRDefault="00EC037A" w:rsidP="00EC037A">
      <w:pPr>
        <w:pStyle w:val="ListParagraph"/>
        <w:spacing w:line="360" w:lineRule="auto"/>
        <w:rPr>
          <w:rFonts w:asciiTheme="majorHAnsi" w:hAnsiTheme="majorHAnsi" w:cstheme="majorHAnsi"/>
          <w:color w:val="000000" w:themeColor="text1"/>
          <w:sz w:val="26"/>
          <w:szCs w:val="26"/>
          <w:lang w:val="en-US"/>
        </w:rPr>
      </w:pPr>
    </w:p>
    <w:p w14:paraId="5A1F7914" w14:textId="7A42692C" w:rsidR="00174E93" w:rsidRPr="00666582" w:rsidRDefault="00174E93" w:rsidP="00EC037A">
      <w:pPr>
        <w:spacing w:line="360" w:lineRule="auto"/>
        <w:rPr>
          <w:rFonts w:asciiTheme="majorHAnsi" w:hAnsiTheme="majorHAnsi" w:cstheme="majorHAnsi"/>
          <w:color w:val="000000" w:themeColor="text1"/>
          <w:sz w:val="26"/>
          <w:szCs w:val="26"/>
          <w:lang w:val="en-US"/>
        </w:rPr>
      </w:pPr>
      <w:r w:rsidRPr="00666582">
        <w:rPr>
          <w:noProof/>
          <w:color w:val="000000" w:themeColor="text1"/>
          <w:lang w:val="en-GB" w:eastAsia="en-GB"/>
        </w:rPr>
        <w:drawing>
          <wp:inline distT="0" distB="0" distL="0" distR="0" wp14:anchorId="059AC7E8" wp14:editId="492B5A39">
            <wp:extent cx="6705600" cy="3165475"/>
            <wp:effectExtent l="0" t="0" r="0" b="0"/>
            <wp:docPr id="5" name="Picture 5" descr="C:\Users\AnNg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go\Desktop\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05600" cy="3165475"/>
                    </a:xfrm>
                    <a:prstGeom prst="rect">
                      <a:avLst/>
                    </a:prstGeom>
                    <a:noFill/>
                    <a:ln>
                      <a:noFill/>
                    </a:ln>
                  </pic:spPr>
                </pic:pic>
              </a:graphicData>
            </a:graphic>
          </wp:inline>
        </w:drawing>
      </w:r>
    </w:p>
    <w:p w14:paraId="77FFC311" w14:textId="2519623C" w:rsidR="004D2864" w:rsidRPr="00666582" w:rsidRDefault="00015378"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Hình 6</w:t>
      </w:r>
      <w:r w:rsidR="004D2864" w:rsidRPr="00666582">
        <w:rPr>
          <w:rFonts w:asciiTheme="majorHAnsi" w:hAnsiTheme="majorHAnsi" w:cstheme="majorHAnsi"/>
          <w:color w:val="000000" w:themeColor="text1"/>
          <w:sz w:val="26"/>
          <w:szCs w:val="26"/>
          <w:lang w:val="en-US"/>
        </w:rPr>
        <w:t>. Giao diện all post (1)</w:t>
      </w:r>
    </w:p>
    <w:p w14:paraId="1C557421" w14:textId="22138DF2" w:rsidR="004D2864" w:rsidRPr="00666582" w:rsidRDefault="004D2864"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lastRenderedPageBreak/>
        <w:drawing>
          <wp:inline distT="0" distB="0" distL="0" distR="0" wp14:anchorId="58A0D0B7" wp14:editId="15A8512E">
            <wp:extent cx="6479540" cy="3155315"/>
            <wp:effectExtent l="0" t="0" r="0" b="6985"/>
            <wp:docPr id="6" name="Picture 6" descr="C:\Users\AnNg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go\Desktop\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9540" cy="3155315"/>
                    </a:xfrm>
                    <a:prstGeom prst="rect">
                      <a:avLst/>
                    </a:prstGeom>
                    <a:noFill/>
                    <a:ln>
                      <a:noFill/>
                    </a:ln>
                  </pic:spPr>
                </pic:pic>
              </a:graphicData>
            </a:graphic>
          </wp:inline>
        </w:drawing>
      </w:r>
    </w:p>
    <w:p w14:paraId="0C17A7F3" w14:textId="35416A9B" w:rsidR="004D2864" w:rsidRPr="00666582" w:rsidRDefault="00015378"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Hình 6</w:t>
      </w:r>
      <w:r w:rsidR="004D2864" w:rsidRPr="00666582">
        <w:rPr>
          <w:rFonts w:asciiTheme="majorHAnsi" w:hAnsiTheme="majorHAnsi" w:cstheme="majorHAnsi"/>
          <w:color w:val="000000" w:themeColor="text1"/>
          <w:sz w:val="26"/>
          <w:szCs w:val="26"/>
          <w:lang w:val="en-US"/>
        </w:rPr>
        <w:t>.1. Giao diện all post (2)</w:t>
      </w:r>
    </w:p>
    <w:p w14:paraId="41326E38" w14:textId="091B4C40" w:rsidR="004D2864" w:rsidRPr="00666582" w:rsidRDefault="004D2864"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quản lí các bài đăng có thể xóa, block, duyệt bài đăng</w:t>
      </w:r>
    </w:p>
    <w:p w14:paraId="7748F82E" w14:textId="77777777" w:rsidR="00015378" w:rsidRPr="00666582" w:rsidRDefault="00015378" w:rsidP="00EC037A">
      <w:pPr>
        <w:pStyle w:val="ListParagraph"/>
        <w:spacing w:line="360" w:lineRule="auto"/>
        <w:rPr>
          <w:rFonts w:asciiTheme="majorHAnsi" w:hAnsiTheme="majorHAnsi" w:cstheme="majorHAnsi"/>
          <w:color w:val="000000" w:themeColor="text1"/>
          <w:sz w:val="26"/>
          <w:szCs w:val="26"/>
          <w:lang w:val="en-US"/>
        </w:rPr>
      </w:pPr>
    </w:p>
    <w:p w14:paraId="79D862D5" w14:textId="77777777" w:rsidR="00015378" w:rsidRPr="00666582" w:rsidRDefault="00015378" w:rsidP="00EC037A">
      <w:pPr>
        <w:spacing w:line="360" w:lineRule="auto"/>
        <w:rPr>
          <w:rFonts w:asciiTheme="majorHAnsi" w:hAnsiTheme="majorHAnsi" w:cstheme="majorHAnsi"/>
          <w:color w:val="000000" w:themeColor="text1"/>
          <w:sz w:val="26"/>
          <w:szCs w:val="26"/>
          <w:lang w:val="en-US"/>
        </w:rPr>
      </w:pPr>
      <w:r w:rsidRPr="00666582">
        <w:rPr>
          <w:noProof/>
          <w:color w:val="000000" w:themeColor="text1"/>
          <w:lang w:val="en-GB" w:eastAsia="en-GB"/>
        </w:rPr>
        <w:drawing>
          <wp:inline distT="0" distB="0" distL="0" distR="0" wp14:anchorId="5631081E" wp14:editId="7C775CDA">
            <wp:extent cx="6479540" cy="3162151"/>
            <wp:effectExtent l="0" t="0" r="0" b="635"/>
            <wp:docPr id="7" name="Picture 7" descr="C:\Users\AnNg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go\Desktop\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9540" cy="3162151"/>
                    </a:xfrm>
                    <a:prstGeom prst="rect">
                      <a:avLst/>
                    </a:prstGeom>
                    <a:noFill/>
                    <a:ln>
                      <a:noFill/>
                    </a:ln>
                  </pic:spPr>
                </pic:pic>
              </a:graphicData>
            </a:graphic>
          </wp:inline>
        </w:drawing>
      </w:r>
    </w:p>
    <w:p w14:paraId="6DCF1087" w14:textId="4130F130" w:rsidR="00015378" w:rsidRPr="00666582" w:rsidRDefault="00015378"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Hình 7. Giao diện all customers</w:t>
      </w:r>
    </w:p>
    <w:p w14:paraId="1EF1BC72" w14:textId="32C48AE2" w:rsidR="00015378" w:rsidRPr="00666582" w:rsidRDefault="00015378"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quản lí xem thông tin customers</w:t>
      </w:r>
    </w:p>
    <w:p w14:paraId="0DA1A432" w14:textId="77777777" w:rsidR="00015378" w:rsidRPr="00666582" w:rsidRDefault="00015378" w:rsidP="00EC037A">
      <w:pPr>
        <w:spacing w:line="360" w:lineRule="auto"/>
        <w:jc w:val="center"/>
        <w:rPr>
          <w:rFonts w:asciiTheme="majorHAnsi" w:hAnsiTheme="majorHAnsi" w:cstheme="majorHAnsi"/>
          <w:color w:val="000000" w:themeColor="text1"/>
          <w:sz w:val="26"/>
          <w:szCs w:val="26"/>
          <w:lang w:val="en-US"/>
        </w:rPr>
      </w:pPr>
    </w:p>
    <w:p w14:paraId="5BECE025" w14:textId="1BC38C26" w:rsidR="00015378" w:rsidRPr="00666582" w:rsidRDefault="00015378"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lastRenderedPageBreak/>
        <w:drawing>
          <wp:inline distT="0" distB="0" distL="0" distR="0" wp14:anchorId="66E4E5D7" wp14:editId="41604890">
            <wp:extent cx="6479540" cy="3162151"/>
            <wp:effectExtent l="0" t="0" r="0" b="635"/>
            <wp:docPr id="8" name="Picture 8" descr="C:\Users\AnNgo\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go\Desktop\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9540" cy="3162151"/>
                    </a:xfrm>
                    <a:prstGeom prst="rect">
                      <a:avLst/>
                    </a:prstGeom>
                    <a:noFill/>
                    <a:ln>
                      <a:noFill/>
                    </a:ln>
                  </pic:spPr>
                </pic:pic>
              </a:graphicData>
            </a:graphic>
          </wp:inline>
        </w:drawing>
      </w:r>
    </w:p>
    <w:p w14:paraId="22892E1C" w14:textId="0E083FE4" w:rsidR="00015378" w:rsidRPr="00666582" w:rsidRDefault="00015378"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H</w:t>
      </w:r>
      <w:r w:rsidR="009D05EB">
        <w:rPr>
          <w:rFonts w:asciiTheme="majorHAnsi" w:hAnsiTheme="majorHAnsi" w:cstheme="majorHAnsi"/>
          <w:color w:val="000000" w:themeColor="text1"/>
          <w:sz w:val="26"/>
          <w:szCs w:val="26"/>
          <w:lang w:val="en-US"/>
        </w:rPr>
        <w:t>ình 8</w:t>
      </w:r>
      <w:r w:rsidRPr="00666582">
        <w:rPr>
          <w:rFonts w:asciiTheme="majorHAnsi" w:hAnsiTheme="majorHAnsi" w:cstheme="majorHAnsi"/>
          <w:color w:val="000000" w:themeColor="text1"/>
          <w:sz w:val="26"/>
          <w:szCs w:val="26"/>
          <w:lang w:val="en-US"/>
        </w:rPr>
        <w:t>. Giao diện edit customers</w:t>
      </w:r>
    </w:p>
    <w:p w14:paraId="33C6D017" w14:textId="23636270" w:rsidR="00015378" w:rsidRPr="00666582" w:rsidRDefault="00015378"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chỉnh sửa thông tin customers</w:t>
      </w:r>
    </w:p>
    <w:p w14:paraId="63A1FC0E" w14:textId="1B849EFE" w:rsidR="008101A2" w:rsidRPr="00666582" w:rsidRDefault="002E4C38" w:rsidP="00EC037A">
      <w:p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drawing>
          <wp:anchor distT="0" distB="0" distL="114300" distR="114300" simplePos="0" relativeHeight="251668498" behindDoc="1" locked="0" layoutInCell="1" allowOverlap="1" wp14:anchorId="2B8499A8" wp14:editId="5E62C7B2">
            <wp:simplePos x="0" y="0"/>
            <wp:positionH relativeFrom="margin">
              <wp:align>right</wp:align>
            </wp:positionH>
            <wp:positionV relativeFrom="paragraph">
              <wp:posOffset>269323</wp:posOffset>
            </wp:positionV>
            <wp:extent cx="6479540" cy="30899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6.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089910"/>
                    </a:xfrm>
                    <a:prstGeom prst="rect">
                      <a:avLst/>
                    </a:prstGeom>
                  </pic:spPr>
                </pic:pic>
              </a:graphicData>
            </a:graphic>
          </wp:anchor>
        </w:drawing>
      </w:r>
    </w:p>
    <w:p w14:paraId="0DB85844" w14:textId="2918CF61" w:rsidR="008101A2" w:rsidRPr="00666582" w:rsidRDefault="009D05EB" w:rsidP="00EC037A">
      <w:pPr>
        <w:spacing w:line="360" w:lineRule="auto"/>
        <w:ind w:left="2880" w:firstLine="7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Hình 9</w:t>
      </w:r>
      <w:r w:rsidR="001668B6" w:rsidRPr="00666582">
        <w:rPr>
          <w:rFonts w:asciiTheme="majorHAnsi" w:hAnsiTheme="majorHAnsi" w:cstheme="majorHAnsi"/>
          <w:color w:val="000000" w:themeColor="text1"/>
          <w:sz w:val="26"/>
          <w:szCs w:val="26"/>
          <w:lang w:val="en-US"/>
        </w:rPr>
        <w:t>. G</w:t>
      </w:r>
      <w:r w:rsidR="008101A2" w:rsidRPr="00666582">
        <w:rPr>
          <w:rFonts w:asciiTheme="majorHAnsi" w:hAnsiTheme="majorHAnsi" w:cstheme="majorHAnsi"/>
          <w:color w:val="000000" w:themeColor="text1"/>
          <w:sz w:val="26"/>
          <w:szCs w:val="26"/>
          <w:lang w:val="en-US"/>
        </w:rPr>
        <w:t>iao diện add customer</w:t>
      </w:r>
    </w:p>
    <w:p w14:paraId="1AB1DC7B" w14:textId="1DCCF92E" w:rsidR="002E4C38" w:rsidRPr="00666582" w:rsidRDefault="002E4C38"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tạ</w:t>
      </w:r>
      <w:r w:rsidR="001668B6" w:rsidRPr="00666582">
        <w:rPr>
          <w:rFonts w:asciiTheme="majorHAnsi" w:hAnsiTheme="majorHAnsi" w:cstheme="majorHAnsi"/>
          <w:color w:val="000000" w:themeColor="text1"/>
          <w:sz w:val="26"/>
          <w:szCs w:val="26"/>
          <w:lang w:val="en-US"/>
        </w:rPr>
        <w:t xml:space="preserve">o </w:t>
      </w:r>
      <w:r w:rsidRPr="00666582">
        <w:rPr>
          <w:rFonts w:asciiTheme="majorHAnsi" w:hAnsiTheme="majorHAnsi" w:cstheme="majorHAnsi"/>
          <w:color w:val="000000" w:themeColor="text1"/>
          <w:sz w:val="26"/>
          <w:szCs w:val="26"/>
          <w:lang w:val="en-US"/>
        </w:rPr>
        <w:t>mới</w:t>
      </w:r>
      <w:r w:rsidR="00B01EC5" w:rsidRPr="00666582">
        <w:rPr>
          <w:rFonts w:asciiTheme="majorHAnsi" w:hAnsiTheme="majorHAnsi" w:cstheme="majorHAnsi"/>
          <w:color w:val="000000" w:themeColor="text1"/>
          <w:sz w:val="26"/>
          <w:szCs w:val="26"/>
          <w:lang w:val="en-US"/>
        </w:rPr>
        <w:t xml:space="preserve"> customers</w:t>
      </w:r>
    </w:p>
    <w:p w14:paraId="1839F704" w14:textId="65DEA22F" w:rsidR="00B01EC5" w:rsidRPr="00666582" w:rsidRDefault="00B01EC5" w:rsidP="00EC037A">
      <w:pPr>
        <w:spacing w:line="360" w:lineRule="auto"/>
        <w:rPr>
          <w:rFonts w:asciiTheme="majorHAnsi" w:hAnsiTheme="majorHAnsi" w:cstheme="majorHAnsi"/>
          <w:color w:val="000000" w:themeColor="text1"/>
          <w:sz w:val="26"/>
          <w:szCs w:val="26"/>
          <w:lang w:val="en-US"/>
        </w:rPr>
      </w:pPr>
      <w:r w:rsidRPr="00666582">
        <w:rPr>
          <w:noProof/>
          <w:color w:val="000000" w:themeColor="text1"/>
          <w:lang w:val="en-GB" w:eastAsia="en-GB"/>
        </w:rPr>
        <w:lastRenderedPageBreak/>
        <w:drawing>
          <wp:inline distT="0" distB="0" distL="0" distR="0" wp14:anchorId="02789E7B" wp14:editId="46E1A06A">
            <wp:extent cx="6479540" cy="3165448"/>
            <wp:effectExtent l="0" t="0" r="0" b="0"/>
            <wp:docPr id="9" name="Picture 9" descr="C:\Users\AnNg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go\Desktop\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79540" cy="3165448"/>
                    </a:xfrm>
                    <a:prstGeom prst="rect">
                      <a:avLst/>
                    </a:prstGeom>
                    <a:noFill/>
                    <a:ln>
                      <a:noFill/>
                    </a:ln>
                  </pic:spPr>
                </pic:pic>
              </a:graphicData>
            </a:graphic>
          </wp:inline>
        </w:drawing>
      </w:r>
    </w:p>
    <w:p w14:paraId="7C6A6762" w14:textId="7A2857B4" w:rsidR="00B01EC5" w:rsidRPr="00666582" w:rsidRDefault="009D05EB" w:rsidP="00EC037A">
      <w:pPr>
        <w:spacing w:line="360" w:lineRule="auto"/>
        <w:ind w:left="2880" w:firstLine="7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Hình 10</w:t>
      </w:r>
      <w:r w:rsidR="00B01EC5" w:rsidRPr="00666582">
        <w:rPr>
          <w:rFonts w:asciiTheme="majorHAnsi" w:hAnsiTheme="majorHAnsi" w:cstheme="majorHAnsi"/>
          <w:color w:val="000000" w:themeColor="text1"/>
          <w:sz w:val="26"/>
          <w:szCs w:val="26"/>
          <w:lang w:val="en-US"/>
        </w:rPr>
        <w:t>. Giao diện all employee</w:t>
      </w:r>
    </w:p>
    <w:p w14:paraId="766D0CD7" w14:textId="59951AD5" w:rsidR="00B01EC5" w:rsidRPr="00666582" w:rsidRDefault="00B01EC5"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quản lí xem thông tin employee</w:t>
      </w:r>
    </w:p>
    <w:p w14:paraId="48333E69" w14:textId="77777777" w:rsidR="00B01EC5" w:rsidRPr="00666582" w:rsidRDefault="00B01EC5" w:rsidP="00EC037A">
      <w:pPr>
        <w:pStyle w:val="ListParagraph"/>
        <w:spacing w:line="360" w:lineRule="auto"/>
        <w:rPr>
          <w:rFonts w:asciiTheme="majorHAnsi" w:hAnsiTheme="majorHAnsi" w:cstheme="majorHAnsi"/>
          <w:color w:val="000000" w:themeColor="text1"/>
          <w:sz w:val="26"/>
          <w:szCs w:val="26"/>
          <w:lang w:val="en-US"/>
        </w:rPr>
      </w:pPr>
    </w:p>
    <w:p w14:paraId="3309EF34" w14:textId="3535ED51" w:rsidR="00B01EC5" w:rsidRPr="00666582" w:rsidRDefault="00B01EC5" w:rsidP="00EC037A">
      <w:pPr>
        <w:spacing w:line="360" w:lineRule="auto"/>
        <w:rPr>
          <w:rFonts w:asciiTheme="majorHAnsi" w:hAnsiTheme="majorHAnsi" w:cstheme="majorHAnsi"/>
          <w:color w:val="000000" w:themeColor="text1"/>
          <w:sz w:val="26"/>
          <w:szCs w:val="26"/>
          <w:lang w:val="en-US"/>
        </w:rPr>
      </w:pPr>
      <w:r w:rsidRPr="00666582">
        <w:rPr>
          <w:noProof/>
          <w:color w:val="000000" w:themeColor="text1"/>
          <w:lang w:val="en-GB" w:eastAsia="en-GB"/>
        </w:rPr>
        <w:drawing>
          <wp:inline distT="0" distB="0" distL="0" distR="0" wp14:anchorId="4B5ED352" wp14:editId="32914579">
            <wp:extent cx="6479540" cy="3158776"/>
            <wp:effectExtent l="0" t="0" r="0" b="3810"/>
            <wp:docPr id="10" name="Picture 10" descr="C:\Users\AnNgo\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Ngo\Desktop\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158776"/>
                    </a:xfrm>
                    <a:prstGeom prst="rect">
                      <a:avLst/>
                    </a:prstGeom>
                    <a:noFill/>
                    <a:ln>
                      <a:noFill/>
                    </a:ln>
                  </pic:spPr>
                </pic:pic>
              </a:graphicData>
            </a:graphic>
          </wp:inline>
        </w:drawing>
      </w:r>
    </w:p>
    <w:p w14:paraId="51EBA4AC" w14:textId="56C29AF3" w:rsidR="00B01EC5" w:rsidRPr="00666582" w:rsidRDefault="009D05EB" w:rsidP="00EC037A">
      <w:pPr>
        <w:spacing w:line="360" w:lineRule="auto"/>
        <w:ind w:left="2880" w:firstLine="7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Hình 11</w:t>
      </w:r>
      <w:r w:rsidR="00B01EC5" w:rsidRPr="00666582">
        <w:rPr>
          <w:rFonts w:asciiTheme="majorHAnsi" w:hAnsiTheme="majorHAnsi" w:cstheme="majorHAnsi"/>
          <w:color w:val="000000" w:themeColor="text1"/>
          <w:sz w:val="26"/>
          <w:szCs w:val="26"/>
          <w:lang w:val="en-US"/>
        </w:rPr>
        <w:t>. Giao diện edit employee</w:t>
      </w:r>
    </w:p>
    <w:p w14:paraId="2900CC2D" w14:textId="7E49C9C8" w:rsidR="00B01EC5" w:rsidRPr="00666582" w:rsidRDefault="00B01EC5"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chỉnh sửa thông tin employee</w:t>
      </w:r>
    </w:p>
    <w:p w14:paraId="741EF1FB" w14:textId="1A325862" w:rsidR="008101A2" w:rsidRPr="00666582" w:rsidRDefault="008101A2" w:rsidP="00EC037A">
      <w:p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sz w:val="26"/>
          <w:szCs w:val="26"/>
          <w:lang w:val="en-GB" w:eastAsia="en-GB"/>
        </w:rPr>
        <w:lastRenderedPageBreak/>
        <w:drawing>
          <wp:anchor distT="0" distB="0" distL="114300" distR="114300" simplePos="0" relativeHeight="251669522" behindDoc="1" locked="0" layoutInCell="1" allowOverlap="1" wp14:anchorId="1548CB4F" wp14:editId="56EFF140">
            <wp:simplePos x="0" y="0"/>
            <wp:positionH relativeFrom="column">
              <wp:posOffset>3079</wp:posOffset>
            </wp:positionH>
            <wp:positionV relativeFrom="paragraph">
              <wp:posOffset>407</wp:posOffset>
            </wp:positionV>
            <wp:extent cx="6479540" cy="307213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7.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3072130"/>
                    </a:xfrm>
                    <a:prstGeom prst="rect">
                      <a:avLst/>
                    </a:prstGeom>
                  </pic:spPr>
                </pic:pic>
              </a:graphicData>
            </a:graphic>
          </wp:anchor>
        </w:drawing>
      </w:r>
      <w:r w:rsidRPr="00666582">
        <w:rPr>
          <w:rFonts w:asciiTheme="majorHAnsi" w:hAnsiTheme="majorHAnsi" w:cstheme="majorHAnsi"/>
          <w:color w:val="000000" w:themeColor="text1"/>
          <w:sz w:val="26"/>
          <w:szCs w:val="26"/>
          <w:lang w:val="en-US"/>
        </w:rPr>
        <w:tab/>
      </w:r>
      <w:r w:rsidRPr="00666582">
        <w:rPr>
          <w:rFonts w:asciiTheme="majorHAnsi" w:hAnsiTheme="majorHAnsi" w:cstheme="majorHAnsi"/>
          <w:color w:val="000000" w:themeColor="text1"/>
          <w:sz w:val="26"/>
          <w:szCs w:val="26"/>
          <w:lang w:val="en-US"/>
        </w:rPr>
        <w:tab/>
      </w:r>
      <w:r w:rsidRPr="00666582">
        <w:rPr>
          <w:rFonts w:asciiTheme="majorHAnsi" w:hAnsiTheme="majorHAnsi" w:cstheme="majorHAnsi"/>
          <w:color w:val="000000" w:themeColor="text1"/>
          <w:sz w:val="26"/>
          <w:szCs w:val="26"/>
          <w:lang w:val="en-US"/>
        </w:rPr>
        <w:tab/>
      </w:r>
      <w:r w:rsidRPr="00666582">
        <w:rPr>
          <w:rFonts w:asciiTheme="majorHAnsi" w:hAnsiTheme="majorHAnsi" w:cstheme="majorHAnsi"/>
          <w:color w:val="000000" w:themeColor="text1"/>
          <w:sz w:val="26"/>
          <w:szCs w:val="26"/>
          <w:lang w:val="en-US"/>
        </w:rPr>
        <w:tab/>
      </w:r>
      <w:r w:rsidRPr="00666582">
        <w:rPr>
          <w:rFonts w:asciiTheme="majorHAnsi" w:hAnsiTheme="majorHAnsi" w:cstheme="majorHAnsi"/>
          <w:color w:val="000000" w:themeColor="text1"/>
          <w:sz w:val="26"/>
          <w:szCs w:val="26"/>
          <w:lang w:val="en-US"/>
        </w:rPr>
        <w:tab/>
        <w:t xml:space="preserve">Hình </w:t>
      </w:r>
      <w:r w:rsidR="009D05EB">
        <w:rPr>
          <w:rFonts w:asciiTheme="majorHAnsi" w:hAnsiTheme="majorHAnsi" w:cstheme="majorHAnsi"/>
          <w:color w:val="000000" w:themeColor="text1"/>
          <w:sz w:val="26"/>
          <w:szCs w:val="26"/>
          <w:lang w:val="en-US"/>
        </w:rPr>
        <w:t>12</w:t>
      </w:r>
      <w:r w:rsidR="001668B6" w:rsidRPr="00666582">
        <w:rPr>
          <w:rFonts w:asciiTheme="majorHAnsi" w:hAnsiTheme="majorHAnsi" w:cstheme="majorHAnsi"/>
          <w:color w:val="000000" w:themeColor="text1"/>
          <w:sz w:val="26"/>
          <w:szCs w:val="26"/>
          <w:lang w:val="en-US"/>
        </w:rPr>
        <w:t>. G</w:t>
      </w:r>
      <w:r w:rsidRPr="00666582">
        <w:rPr>
          <w:rFonts w:asciiTheme="majorHAnsi" w:hAnsiTheme="majorHAnsi" w:cstheme="majorHAnsi"/>
          <w:color w:val="000000" w:themeColor="text1"/>
          <w:sz w:val="26"/>
          <w:szCs w:val="26"/>
          <w:lang w:val="en-US"/>
        </w:rPr>
        <w:t>iao diện add employee</w:t>
      </w:r>
    </w:p>
    <w:p w14:paraId="197F6B58" w14:textId="57708C21" w:rsidR="001668B6" w:rsidRPr="00666582" w:rsidRDefault="002E4C38" w:rsidP="00EC037A">
      <w:pPr>
        <w:pStyle w:val="ListParagraph"/>
        <w:numPr>
          <w:ilvl w:val="0"/>
          <w:numId w:val="33"/>
        </w:numPr>
        <w:spacing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Giải thích: tạ</w:t>
      </w:r>
      <w:r w:rsidR="001668B6" w:rsidRPr="00666582">
        <w:rPr>
          <w:rFonts w:asciiTheme="majorHAnsi" w:hAnsiTheme="majorHAnsi" w:cstheme="majorHAnsi"/>
          <w:color w:val="000000" w:themeColor="text1"/>
          <w:sz w:val="26"/>
          <w:szCs w:val="26"/>
          <w:lang w:val="en-US"/>
        </w:rPr>
        <w:t xml:space="preserve">o </w:t>
      </w:r>
      <w:r w:rsidR="00B01EC5" w:rsidRPr="00666582">
        <w:rPr>
          <w:rFonts w:asciiTheme="majorHAnsi" w:hAnsiTheme="majorHAnsi" w:cstheme="majorHAnsi"/>
          <w:color w:val="000000" w:themeColor="text1"/>
          <w:sz w:val="26"/>
          <w:szCs w:val="26"/>
          <w:lang w:val="en-US"/>
        </w:rPr>
        <w:t>mới employee</w:t>
      </w:r>
    </w:p>
    <w:p w14:paraId="5EEF31D6" w14:textId="77777777" w:rsidR="002B45D8" w:rsidRPr="00666582" w:rsidRDefault="002B45D8" w:rsidP="00EC037A">
      <w:pPr>
        <w:pStyle w:val="ListParagraph"/>
        <w:spacing w:line="360" w:lineRule="auto"/>
        <w:rPr>
          <w:rFonts w:asciiTheme="majorHAnsi" w:hAnsiTheme="majorHAnsi" w:cstheme="majorHAnsi"/>
          <w:color w:val="000000" w:themeColor="text1"/>
          <w:sz w:val="26"/>
          <w:szCs w:val="26"/>
          <w:lang w:val="en-US"/>
        </w:rPr>
      </w:pPr>
    </w:p>
    <w:p w14:paraId="186EB10C" w14:textId="47444392" w:rsidR="00BF03DD" w:rsidRPr="00666582" w:rsidRDefault="00BF03DD" w:rsidP="00EC037A">
      <w:pPr>
        <w:spacing w:line="360" w:lineRule="auto"/>
        <w:jc w:val="center"/>
        <w:rPr>
          <w:rFonts w:asciiTheme="majorHAnsi" w:hAnsiTheme="majorHAnsi" w:cstheme="majorHAnsi"/>
          <w:color w:val="000000" w:themeColor="text1"/>
          <w:sz w:val="26"/>
          <w:szCs w:val="26"/>
          <w:lang w:val="en-US"/>
        </w:rPr>
      </w:pPr>
      <w:r w:rsidRPr="00666582">
        <w:rPr>
          <w:rFonts w:asciiTheme="majorHAnsi" w:hAnsiTheme="majorHAnsi" w:cstheme="majorHAnsi"/>
          <w:noProof/>
          <w:color w:val="000000" w:themeColor="text1"/>
          <w:lang w:val="en-GB" w:eastAsia="en-GB"/>
        </w:rPr>
        <w:drawing>
          <wp:anchor distT="0" distB="0" distL="114300" distR="114300" simplePos="0" relativeHeight="251672594" behindDoc="1" locked="0" layoutInCell="1" allowOverlap="1" wp14:anchorId="15CC24D3" wp14:editId="18EDB4D9">
            <wp:simplePos x="0" y="0"/>
            <wp:positionH relativeFrom="margin">
              <wp:align>right</wp:align>
            </wp:positionH>
            <wp:positionV relativeFrom="paragraph">
              <wp:posOffset>17816</wp:posOffset>
            </wp:positionV>
            <wp:extent cx="6479540" cy="33401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9.PNG"/>
                    <pic:cNvPicPr/>
                  </pic:nvPicPr>
                  <pic:blipFill>
                    <a:blip r:embed="rId37">
                      <a:extLst>
                        <a:ext uri="{28A0092B-C50C-407E-A947-70E740481C1C}">
                          <a14:useLocalDpi xmlns:a14="http://schemas.microsoft.com/office/drawing/2010/main" val="0"/>
                        </a:ext>
                      </a:extLst>
                    </a:blip>
                    <a:stretch>
                      <a:fillRect/>
                    </a:stretch>
                  </pic:blipFill>
                  <pic:spPr>
                    <a:xfrm>
                      <a:off x="0" y="0"/>
                      <a:ext cx="6479540" cy="3340100"/>
                    </a:xfrm>
                    <a:prstGeom prst="rect">
                      <a:avLst/>
                    </a:prstGeom>
                  </pic:spPr>
                </pic:pic>
              </a:graphicData>
            </a:graphic>
          </wp:anchor>
        </w:drawing>
      </w:r>
      <w:r w:rsidR="009D05EB">
        <w:rPr>
          <w:rFonts w:asciiTheme="majorHAnsi" w:hAnsiTheme="majorHAnsi" w:cstheme="majorHAnsi"/>
          <w:color w:val="000000" w:themeColor="text1"/>
          <w:sz w:val="26"/>
          <w:szCs w:val="26"/>
          <w:lang w:val="en-US"/>
        </w:rPr>
        <w:t>Hình 13</w:t>
      </w:r>
      <w:r w:rsidR="0090229C" w:rsidRPr="00666582">
        <w:rPr>
          <w:rFonts w:asciiTheme="majorHAnsi" w:hAnsiTheme="majorHAnsi" w:cstheme="majorHAnsi"/>
          <w:color w:val="000000" w:themeColor="text1"/>
          <w:sz w:val="26"/>
          <w:szCs w:val="26"/>
          <w:lang w:val="en-US"/>
        </w:rPr>
        <w:t>. G</w:t>
      </w:r>
      <w:r w:rsidRPr="00666582">
        <w:rPr>
          <w:rFonts w:asciiTheme="majorHAnsi" w:hAnsiTheme="majorHAnsi" w:cstheme="majorHAnsi"/>
          <w:color w:val="000000" w:themeColor="text1"/>
          <w:sz w:val="26"/>
          <w:szCs w:val="26"/>
          <w:lang w:val="en-US"/>
        </w:rPr>
        <w:t>iao diện trang login</w:t>
      </w:r>
    </w:p>
    <w:p w14:paraId="698ACFE8" w14:textId="3E27A772" w:rsidR="00BF03DD" w:rsidRPr="00666582" w:rsidRDefault="00BF03DD" w:rsidP="00EC037A">
      <w:pPr>
        <w:spacing w:line="360" w:lineRule="auto"/>
        <w:rPr>
          <w:rFonts w:asciiTheme="majorHAnsi" w:hAnsiTheme="majorHAnsi" w:cstheme="majorHAnsi"/>
          <w:color w:val="000000" w:themeColor="text1"/>
          <w:sz w:val="26"/>
          <w:szCs w:val="26"/>
          <w:lang w:val="en-US"/>
        </w:rPr>
      </w:pPr>
    </w:p>
    <w:p w14:paraId="0D56DA1D" w14:textId="4DF2368D" w:rsidR="00BF03DD" w:rsidRPr="00666582" w:rsidRDefault="00BF03DD" w:rsidP="00EC037A">
      <w:pPr>
        <w:spacing w:line="360" w:lineRule="auto"/>
        <w:jc w:val="center"/>
        <w:rPr>
          <w:rFonts w:asciiTheme="majorHAnsi" w:hAnsiTheme="majorHAnsi" w:cstheme="majorHAnsi"/>
          <w:color w:val="000000" w:themeColor="text1"/>
          <w:sz w:val="26"/>
          <w:szCs w:val="26"/>
          <w:lang w:val="en-US"/>
        </w:rPr>
      </w:pPr>
    </w:p>
    <w:p w14:paraId="7B7B30BF" w14:textId="14504469" w:rsidR="00BF03DD" w:rsidRPr="00666582" w:rsidRDefault="00BF03DD" w:rsidP="00EC037A">
      <w:pPr>
        <w:spacing w:line="360" w:lineRule="auto"/>
        <w:jc w:val="center"/>
        <w:rPr>
          <w:rFonts w:asciiTheme="majorHAnsi" w:hAnsiTheme="majorHAnsi" w:cstheme="majorHAnsi"/>
          <w:color w:val="000000" w:themeColor="text1"/>
          <w:sz w:val="26"/>
          <w:szCs w:val="26"/>
          <w:lang w:val="en-US"/>
        </w:rPr>
      </w:pPr>
    </w:p>
    <w:p w14:paraId="4009FA03" w14:textId="2D3F5464" w:rsidR="00BF03DD" w:rsidRPr="00666582" w:rsidRDefault="00BF03DD" w:rsidP="00EC037A">
      <w:pPr>
        <w:spacing w:line="360" w:lineRule="auto"/>
        <w:jc w:val="center"/>
        <w:rPr>
          <w:rFonts w:asciiTheme="majorHAnsi" w:hAnsiTheme="majorHAnsi" w:cstheme="majorHAnsi"/>
          <w:color w:val="000000" w:themeColor="text1"/>
          <w:sz w:val="26"/>
          <w:szCs w:val="26"/>
          <w:lang w:val="en-US"/>
        </w:rPr>
      </w:pPr>
    </w:p>
    <w:p w14:paraId="43572713" w14:textId="30AA398C" w:rsidR="00BF03DD" w:rsidRPr="00666582" w:rsidRDefault="00BF03DD" w:rsidP="00EC037A">
      <w:pPr>
        <w:spacing w:line="360" w:lineRule="auto"/>
        <w:rPr>
          <w:color w:val="000000" w:themeColor="text1"/>
        </w:rPr>
      </w:pPr>
    </w:p>
    <w:p w14:paraId="2BD46D6A" w14:textId="40DB861B" w:rsidR="006E34E5" w:rsidRPr="00666582" w:rsidRDefault="006E34E5" w:rsidP="00EC037A">
      <w:pPr>
        <w:pStyle w:val="Heading1"/>
        <w:spacing w:after="120" w:line="360" w:lineRule="auto"/>
        <w:rPr>
          <w:color w:val="000000" w:themeColor="text1"/>
        </w:rPr>
      </w:pPr>
      <w:bookmarkStart w:id="42" w:name="_Toc533343090"/>
      <w:bookmarkStart w:id="43" w:name="_Toc533343117"/>
      <w:bookmarkStart w:id="44" w:name="_Toc533369142"/>
      <w:r w:rsidRPr="00666582">
        <w:rPr>
          <w:color w:val="000000" w:themeColor="text1"/>
        </w:rPr>
        <w:t>MÔ HÌNH</w:t>
      </w:r>
      <w:r w:rsidR="004561DA" w:rsidRPr="00666582">
        <w:rPr>
          <w:color w:val="000000" w:themeColor="text1"/>
        </w:rPr>
        <w:t xml:space="preserve"> - FRAMEWORK</w:t>
      </w:r>
      <w:r w:rsidR="00A7116B" w:rsidRPr="00666582">
        <w:rPr>
          <w:color w:val="000000" w:themeColor="text1"/>
        </w:rPr>
        <w:t xml:space="preserve"> THỰC HIỆN ĐỀ TÀI</w:t>
      </w:r>
      <w:bookmarkEnd w:id="42"/>
      <w:bookmarkEnd w:id="43"/>
      <w:bookmarkEnd w:id="44"/>
    </w:p>
    <w:p w14:paraId="74A384BD" w14:textId="69DE00A3" w:rsidR="009202E4" w:rsidRPr="00666582" w:rsidRDefault="009202E4" w:rsidP="00EC037A">
      <w:pPr>
        <w:pStyle w:val="Heading2"/>
        <w:numPr>
          <w:ilvl w:val="1"/>
          <w:numId w:val="16"/>
        </w:numPr>
        <w:spacing w:after="120" w:line="360" w:lineRule="auto"/>
        <w:rPr>
          <w:color w:val="000000" w:themeColor="text1"/>
        </w:rPr>
      </w:pPr>
      <w:bookmarkStart w:id="45" w:name="_Toc533343091"/>
      <w:bookmarkStart w:id="46" w:name="_Toc533343118"/>
      <w:bookmarkStart w:id="47" w:name="_Toc533369143"/>
      <w:r w:rsidRPr="00666582">
        <w:rPr>
          <w:color w:val="000000" w:themeColor="text1"/>
        </w:rPr>
        <w:t>Mô hình xây dựng dự án</w:t>
      </w:r>
      <w:bookmarkEnd w:id="45"/>
      <w:bookmarkEnd w:id="46"/>
      <w:bookmarkEnd w:id="47"/>
    </w:p>
    <w:p w14:paraId="04CB4CD4" w14:textId="1E04DA9C" w:rsidR="003B561E" w:rsidRPr="00666582" w:rsidRDefault="003B561E" w:rsidP="00EC037A">
      <w:pPr>
        <w:pStyle w:val="ListParagraph"/>
        <w:numPr>
          <w:ilvl w:val="0"/>
          <w:numId w:val="33"/>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 xml:space="preserve">Dự án được xây dựng dưới mô hình </w:t>
      </w:r>
      <w:r w:rsidR="00D9120F" w:rsidRPr="00666582">
        <w:rPr>
          <w:rFonts w:asciiTheme="majorHAnsi" w:hAnsiTheme="majorHAnsi" w:cstheme="majorHAnsi"/>
          <w:color w:val="000000" w:themeColor="text1"/>
          <w:sz w:val="26"/>
          <w:szCs w:val="26"/>
          <w:lang w:val="en-US"/>
        </w:rPr>
        <w:t>spring boot</w:t>
      </w:r>
    </w:p>
    <w:p w14:paraId="3AF92C6E" w14:textId="6FA96551" w:rsidR="00436252" w:rsidRPr="00666582" w:rsidRDefault="00510F39" w:rsidP="00EC037A">
      <w:pPr>
        <w:pStyle w:val="ListParagraph"/>
        <w:numPr>
          <w:ilvl w:val="0"/>
          <w:numId w:val="43"/>
        </w:numPr>
        <w:spacing w:after="0" w:line="360" w:lineRule="auto"/>
        <w:outlineLvl w:val="2"/>
        <w:rPr>
          <w:rFonts w:asciiTheme="majorHAnsi" w:hAnsiTheme="majorHAnsi" w:cstheme="majorHAnsi"/>
          <w:color w:val="000000" w:themeColor="text1"/>
          <w:sz w:val="26"/>
          <w:szCs w:val="26"/>
          <w:lang w:val="en-US"/>
        </w:rPr>
      </w:pPr>
      <w:bookmarkStart w:id="48" w:name="_Toc533369144"/>
      <w:r w:rsidRPr="00666582">
        <w:rPr>
          <w:rFonts w:asciiTheme="majorHAnsi" w:hAnsiTheme="majorHAnsi" w:cstheme="majorHAnsi"/>
          <w:noProof/>
          <w:color w:val="000000" w:themeColor="text1"/>
          <w:lang w:val="en-GB" w:eastAsia="en-GB"/>
        </w:rPr>
        <w:drawing>
          <wp:anchor distT="0" distB="0" distL="114300" distR="114300" simplePos="0" relativeHeight="251662354" behindDoc="1" locked="0" layoutInCell="1" allowOverlap="1" wp14:anchorId="12F691DF" wp14:editId="5ABD2911">
            <wp:simplePos x="0" y="0"/>
            <wp:positionH relativeFrom="margin">
              <wp:posOffset>391231</wp:posOffset>
            </wp:positionH>
            <wp:positionV relativeFrom="paragraph">
              <wp:posOffset>239407</wp:posOffset>
            </wp:positionV>
            <wp:extent cx="6047105" cy="3296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g-boot-architecture.jpg.png"/>
                    <pic:cNvPicPr/>
                  </pic:nvPicPr>
                  <pic:blipFill>
                    <a:blip r:embed="rId38">
                      <a:extLst>
                        <a:ext uri="{28A0092B-C50C-407E-A947-70E740481C1C}">
                          <a14:useLocalDpi xmlns:a14="http://schemas.microsoft.com/office/drawing/2010/main" val="0"/>
                        </a:ext>
                      </a:extLst>
                    </a:blip>
                    <a:stretch>
                      <a:fillRect/>
                    </a:stretch>
                  </pic:blipFill>
                  <pic:spPr>
                    <a:xfrm>
                      <a:off x="0" y="0"/>
                      <a:ext cx="6047105" cy="3296920"/>
                    </a:xfrm>
                    <a:prstGeom prst="rect">
                      <a:avLst/>
                    </a:prstGeom>
                  </pic:spPr>
                </pic:pic>
              </a:graphicData>
            </a:graphic>
            <wp14:sizeRelH relativeFrom="margin">
              <wp14:pctWidth>0</wp14:pctWidth>
            </wp14:sizeRelH>
          </wp:anchor>
        </w:drawing>
      </w:r>
      <w:r w:rsidR="00436252" w:rsidRPr="00666582">
        <w:rPr>
          <w:rFonts w:asciiTheme="majorHAnsi" w:hAnsiTheme="majorHAnsi" w:cstheme="majorHAnsi"/>
          <w:color w:val="000000" w:themeColor="text1"/>
          <w:sz w:val="26"/>
          <w:szCs w:val="26"/>
          <w:lang w:val="en-US"/>
        </w:rPr>
        <w:t>Spring boot</w:t>
      </w:r>
      <w:bookmarkEnd w:id="48"/>
    </w:p>
    <w:p w14:paraId="34D6010C" w14:textId="1E2F8AE4" w:rsidR="00510F39" w:rsidRPr="00666582" w:rsidRDefault="00510F39" w:rsidP="00EC037A">
      <w:pPr>
        <w:pStyle w:val="Caption"/>
        <w:spacing w:after="120" w:line="360" w:lineRule="auto"/>
        <w:ind w:left="2880" w:firstLine="720"/>
        <w:rPr>
          <w:rFonts w:asciiTheme="majorHAnsi" w:eastAsia="Times New Roman" w:hAnsiTheme="majorHAnsi" w:cstheme="majorHAnsi"/>
          <w:i w:val="0"/>
          <w:color w:val="000000" w:themeColor="text1"/>
          <w:sz w:val="26"/>
          <w:szCs w:val="26"/>
        </w:rPr>
      </w:pPr>
      <w:r w:rsidRPr="00666582">
        <w:rPr>
          <w:rFonts w:asciiTheme="majorHAnsi" w:hAnsiTheme="majorHAnsi" w:cstheme="majorHAnsi"/>
          <w:i w:val="0"/>
          <w:color w:val="000000" w:themeColor="text1"/>
          <w:sz w:val="26"/>
          <w:szCs w:val="26"/>
        </w:rPr>
        <w:t>Hình</w:t>
      </w:r>
      <w:r w:rsidR="009D05EB">
        <w:rPr>
          <w:rFonts w:asciiTheme="majorHAnsi" w:hAnsiTheme="majorHAnsi" w:cstheme="majorHAnsi"/>
          <w:i w:val="0"/>
          <w:color w:val="000000" w:themeColor="text1"/>
          <w:sz w:val="26"/>
          <w:szCs w:val="26"/>
          <w:lang w:val="en-US"/>
        </w:rPr>
        <w:t xml:space="preserve"> 14</w:t>
      </w:r>
      <w:r w:rsidR="00D9120F" w:rsidRPr="00666582">
        <w:rPr>
          <w:rFonts w:asciiTheme="majorHAnsi" w:hAnsiTheme="majorHAnsi" w:cstheme="majorHAnsi"/>
          <w:i w:val="0"/>
          <w:color w:val="000000" w:themeColor="text1"/>
          <w:sz w:val="26"/>
          <w:szCs w:val="26"/>
          <w:lang w:val="en-US"/>
        </w:rPr>
        <w:t>.</w:t>
      </w:r>
      <w:r w:rsidRPr="00666582">
        <w:rPr>
          <w:rFonts w:asciiTheme="majorHAnsi" w:hAnsiTheme="majorHAnsi" w:cstheme="majorHAnsi"/>
          <w:i w:val="0"/>
          <w:color w:val="000000" w:themeColor="text1"/>
          <w:sz w:val="26"/>
          <w:szCs w:val="26"/>
        </w:rPr>
        <w:t xml:space="preserve"> Mô hình spring boot</w:t>
      </w:r>
    </w:p>
    <w:p w14:paraId="73E1446F" w14:textId="763F2633" w:rsidR="00C83A42" w:rsidRPr="00666582" w:rsidRDefault="00C83A42" w:rsidP="00EC037A">
      <w:pPr>
        <w:numPr>
          <w:ilvl w:val="0"/>
          <w:numId w:val="44"/>
        </w:numPr>
        <w:shd w:val="clear" w:color="auto" w:fill="FFFFFF"/>
        <w:spacing w:after="0" w:line="360" w:lineRule="auto"/>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Spring Boot là một module của Spring Framework, cung cấp tính năng RAD (Rapid Application Development) – Phát triển ứng dụng nhanh.</w:t>
      </w:r>
    </w:p>
    <w:p w14:paraId="240B473E" w14:textId="6223446F" w:rsidR="00C83A42" w:rsidRPr="00666582" w:rsidRDefault="00C83A42" w:rsidP="00EC037A">
      <w:pPr>
        <w:numPr>
          <w:ilvl w:val="0"/>
          <w:numId w:val="44"/>
        </w:numPr>
        <w:shd w:val="clear" w:color="auto" w:fill="FFFFFF"/>
        <w:spacing w:after="0" w:line="360" w:lineRule="auto"/>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Spring Boot được dùng để tạo các ứng dụng độc lập dựa trên Spring.</w:t>
      </w:r>
    </w:p>
    <w:p w14:paraId="5FB8E52C" w14:textId="12A9C4F1" w:rsidR="00C83A42" w:rsidRPr="00666582" w:rsidRDefault="00C83A42" w:rsidP="00EC037A">
      <w:pPr>
        <w:numPr>
          <w:ilvl w:val="0"/>
          <w:numId w:val="44"/>
        </w:numPr>
        <w:shd w:val="clear" w:color="auto" w:fill="FFFFFF"/>
        <w:spacing w:after="0" w:line="360" w:lineRule="auto"/>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Spring Boot không yêu cầu cấu hình XML</w:t>
      </w:r>
    </w:p>
    <w:p w14:paraId="2F6F9D20" w14:textId="62E86589" w:rsidR="005754F5" w:rsidRPr="00666582" w:rsidRDefault="00C83A42" w:rsidP="00EC037A">
      <w:pPr>
        <w:pStyle w:val="NormalWeb"/>
        <w:numPr>
          <w:ilvl w:val="0"/>
          <w:numId w:val="44"/>
        </w:numPr>
        <w:shd w:val="clear" w:color="auto" w:fill="FFFFFF"/>
        <w:spacing w:before="0" w:beforeAutospacing="0" w:after="0" w:afterAutospacing="0" w:line="360" w:lineRule="auto"/>
        <w:jc w:val="both"/>
        <w:textAlignment w:val="baseline"/>
        <w:rPr>
          <w:rFonts w:asciiTheme="majorHAnsi" w:hAnsiTheme="majorHAnsi" w:cstheme="majorHAnsi"/>
          <w:color w:val="000000" w:themeColor="text1"/>
        </w:rPr>
      </w:pPr>
      <w:r w:rsidRPr="00666582">
        <w:rPr>
          <w:rFonts w:asciiTheme="majorHAnsi" w:eastAsia="Times New Roman" w:hAnsiTheme="majorHAnsi" w:cstheme="majorHAnsi"/>
          <w:color w:val="000000" w:themeColor="text1"/>
          <w:sz w:val="26"/>
          <w:szCs w:val="26"/>
        </w:rPr>
        <w:t>Nó là một chuẩn cho cấu hình thiết kế phần mềm, tăng cao năng suất cho developer.</w:t>
      </w:r>
      <w:r w:rsidR="00436252" w:rsidRPr="00666582">
        <w:rPr>
          <w:rFonts w:asciiTheme="majorHAnsi" w:hAnsiTheme="majorHAnsi" w:cstheme="majorHAnsi"/>
          <w:color w:val="000000" w:themeColor="text1"/>
          <w:sz w:val="26"/>
          <w:szCs w:val="26"/>
        </w:rPr>
        <w:t xml:space="preserve"> </w:t>
      </w:r>
    </w:p>
    <w:p w14:paraId="2B4D6C83" w14:textId="685DC85D" w:rsidR="002E3EEE" w:rsidRPr="00666582" w:rsidRDefault="002E3EEE" w:rsidP="00EC037A">
      <w:pPr>
        <w:shd w:val="clear" w:color="auto" w:fill="FFFFFF"/>
        <w:spacing w:after="120" w:line="360" w:lineRule="auto"/>
        <w:rPr>
          <w:rFonts w:asciiTheme="majorHAnsi" w:eastAsia="Times New Roman" w:hAnsiTheme="majorHAnsi" w:cstheme="majorHAnsi"/>
          <w:color w:val="000000" w:themeColor="text1"/>
          <w:sz w:val="26"/>
          <w:szCs w:val="26"/>
        </w:rPr>
      </w:pPr>
      <w:r w:rsidRPr="00666582">
        <w:rPr>
          <w:rFonts w:asciiTheme="majorHAnsi" w:eastAsia="Times New Roman" w:hAnsiTheme="majorHAnsi" w:cstheme="majorHAnsi"/>
          <w:color w:val="000000" w:themeColor="text1"/>
          <w:sz w:val="26"/>
          <w:szCs w:val="26"/>
        </w:rPr>
        <w:lastRenderedPageBreak/>
        <w:tab/>
      </w:r>
      <w:r w:rsidR="005754F5" w:rsidRPr="00666582">
        <w:rPr>
          <w:noProof/>
          <w:color w:val="000000" w:themeColor="text1"/>
          <w:lang w:val="en-GB" w:eastAsia="en-GB"/>
        </w:rPr>
        <w:drawing>
          <wp:anchor distT="0" distB="0" distL="114300" distR="114300" simplePos="0" relativeHeight="251663378" behindDoc="1" locked="0" layoutInCell="1" allowOverlap="1" wp14:anchorId="0FFD23D3" wp14:editId="2DE79D2B">
            <wp:simplePos x="0" y="0"/>
            <wp:positionH relativeFrom="column">
              <wp:posOffset>1236657</wp:posOffset>
            </wp:positionH>
            <wp:positionV relativeFrom="paragraph">
              <wp:posOffset>276</wp:posOffset>
            </wp:positionV>
            <wp:extent cx="3286584" cy="5058481"/>
            <wp:effectExtent l="0" t="0" r="952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1.PNG"/>
                    <pic:cNvPicPr/>
                  </pic:nvPicPr>
                  <pic:blipFill>
                    <a:blip r:embed="rId39">
                      <a:extLst>
                        <a:ext uri="{28A0092B-C50C-407E-A947-70E740481C1C}">
                          <a14:useLocalDpi xmlns:a14="http://schemas.microsoft.com/office/drawing/2010/main" val="0"/>
                        </a:ext>
                      </a:extLst>
                    </a:blip>
                    <a:stretch>
                      <a:fillRect/>
                    </a:stretch>
                  </pic:blipFill>
                  <pic:spPr>
                    <a:xfrm>
                      <a:off x="0" y="0"/>
                      <a:ext cx="3286584" cy="5058481"/>
                    </a:xfrm>
                    <a:prstGeom prst="rect">
                      <a:avLst/>
                    </a:prstGeom>
                  </pic:spPr>
                </pic:pic>
              </a:graphicData>
            </a:graphic>
          </wp:anchor>
        </w:drawing>
      </w:r>
      <w:r w:rsidR="005754F5" w:rsidRPr="00666582">
        <w:rPr>
          <w:rFonts w:asciiTheme="majorHAnsi" w:eastAsia="Times New Roman" w:hAnsiTheme="majorHAnsi" w:cstheme="majorHAnsi"/>
          <w:color w:val="000000" w:themeColor="text1"/>
          <w:sz w:val="26"/>
          <w:szCs w:val="26"/>
        </w:rPr>
        <w:tab/>
      </w:r>
      <w:r w:rsidR="005754F5" w:rsidRPr="00666582">
        <w:rPr>
          <w:rFonts w:asciiTheme="majorHAnsi" w:eastAsia="Times New Roman" w:hAnsiTheme="majorHAnsi" w:cstheme="majorHAnsi"/>
          <w:color w:val="000000" w:themeColor="text1"/>
          <w:sz w:val="26"/>
          <w:szCs w:val="26"/>
        </w:rPr>
        <w:tab/>
      </w:r>
      <w:r w:rsidRPr="00666582">
        <w:rPr>
          <w:rFonts w:asciiTheme="majorHAnsi" w:hAnsiTheme="majorHAnsi" w:cstheme="majorHAnsi"/>
          <w:color w:val="000000" w:themeColor="text1"/>
          <w:sz w:val="26"/>
          <w:szCs w:val="26"/>
        </w:rPr>
        <w:t>Hình</w:t>
      </w:r>
      <w:r w:rsidR="009D05EB">
        <w:rPr>
          <w:rFonts w:asciiTheme="majorHAnsi" w:hAnsiTheme="majorHAnsi" w:cstheme="majorHAnsi"/>
          <w:color w:val="000000" w:themeColor="text1"/>
          <w:sz w:val="26"/>
          <w:szCs w:val="26"/>
        </w:rPr>
        <w:t xml:space="preserve"> 15</w:t>
      </w:r>
      <w:r w:rsidRPr="00666582">
        <w:rPr>
          <w:rFonts w:asciiTheme="majorHAnsi" w:hAnsiTheme="majorHAnsi" w:cstheme="majorHAnsi"/>
          <w:color w:val="000000" w:themeColor="text1"/>
          <w:sz w:val="26"/>
          <w:szCs w:val="26"/>
        </w:rPr>
        <w:t>. Cấu trúc cây thư mục của dự án</w:t>
      </w:r>
    </w:p>
    <w:p w14:paraId="4249FFE3" w14:textId="1887D8D9" w:rsidR="00CC02C9" w:rsidRPr="00666582" w:rsidRDefault="00510F39" w:rsidP="00EC037A">
      <w:pPr>
        <w:pStyle w:val="ListParagraph"/>
        <w:numPr>
          <w:ilvl w:val="0"/>
          <w:numId w:val="43"/>
        </w:numPr>
        <w:spacing w:line="360" w:lineRule="auto"/>
        <w:outlineLvl w:val="2"/>
        <w:rPr>
          <w:rFonts w:asciiTheme="majorHAnsi" w:hAnsiTheme="majorHAnsi" w:cstheme="majorHAnsi"/>
          <w:color w:val="000000" w:themeColor="text1"/>
          <w:sz w:val="26"/>
          <w:szCs w:val="26"/>
        </w:rPr>
      </w:pPr>
      <w:bookmarkStart w:id="49" w:name="_Toc533369145"/>
      <w:r w:rsidRPr="00666582">
        <w:rPr>
          <w:rFonts w:asciiTheme="majorHAnsi" w:eastAsia="Times New Roman" w:hAnsiTheme="majorHAnsi" w:cstheme="majorHAnsi"/>
          <w:noProof/>
          <w:color w:val="000000" w:themeColor="text1"/>
          <w:sz w:val="26"/>
          <w:szCs w:val="26"/>
          <w:lang w:val="en-GB" w:eastAsia="en-GB"/>
        </w:rPr>
        <w:drawing>
          <wp:anchor distT="0" distB="0" distL="114300" distR="114300" simplePos="0" relativeHeight="251673618" behindDoc="1" locked="0" layoutInCell="1" allowOverlap="1" wp14:anchorId="71D4C398" wp14:editId="03DAE207">
            <wp:simplePos x="0" y="0"/>
            <wp:positionH relativeFrom="margin">
              <wp:posOffset>1605508</wp:posOffset>
            </wp:positionH>
            <wp:positionV relativeFrom="paragraph">
              <wp:posOffset>256936</wp:posOffset>
            </wp:positionV>
            <wp:extent cx="3733800" cy="183705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11.PNG"/>
                    <pic:cNvPicPr/>
                  </pic:nvPicPr>
                  <pic:blipFill>
                    <a:blip r:embed="rId40">
                      <a:extLst>
                        <a:ext uri="{28A0092B-C50C-407E-A947-70E740481C1C}">
                          <a14:useLocalDpi xmlns:a14="http://schemas.microsoft.com/office/drawing/2010/main" val="0"/>
                        </a:ext>
                      </a:extLst>
                    </a:blip>
                    <a:stretch>
                      <a:fillRect/>
                    </a:stretch>
                  </pic:blipFill>
                  <pic:spPr>
                    <a:xfrm>
                      <a:off x="0" y="0"/>
                      <a:ext cx="3733800" cy="1837055"/>
                    </a:xfrm>
                    <a:prstGeom prst="rect">
                      <a:avLst/>
                    </a:prstGeom>
                  </pic:spPr>
                </pic:pic>
              </a:graphicData>
            </a:graphic>
            <wp14:sizeRelV relativeFrom="margin">
              <wp14:pctHeight>0</wp14:pctHeight>
            </wp14:sizeRelV>
          </wp:anchor>
        </w:drawing>
      </w:r>
      <w:r w:rsidR="00845BF5" w:rsidRPr="00666582">
        <w:rPr>
          <w:rFonts w:asciiTheme="majorHAnsi" w:hAnsiTheme="majorHAnsi" w:cstheme="majorHAnsi"/>
          <w:color w:val="000000" w:themeColor="text1"/>
          <w:sz w:val="26"/>
          <w:szCs w:val="26"/>
          <w:lang w:val="en-US"/>
        </w:rPr>
        <w:t>Spring data JPA và Hibernate</w:t>
      </w:r>
      <w:bookmarkEnd w:id="49"/>
    </w:p>
    <w:p w14:paraId="306F42EF" w14:textId="21E09748" w:rsidR="00845BF5" w:rsidRPr="00666582" w:rsidRDefault="00845BF5" w:rsidP="00EC037A">
      <w:pPr>
        <w:pStyle w:val="ListParagraph"/>
        <w:numPr>
          <w:ilvl w:val="0"/>
          <w:numId w:val="47"/>
        </w:numPr>
        <w:shd w:val="clear" w:color="auto" w:fill="FFFFFF"/>
        <w:spacing w:after="0" w:line="360" w:lineRule="auto"/>
        <w:jc w:val="both"/>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u w:val="single"/>
          <w:lang w:val="en-US"/>
        </w:rPr>
        <w:t>JPA</w:t>
      </w:r>
      <w:r w:rsidRPr="00666582">
        <w:rPr>
          <w:rFonts w:asciiTheme="majorHAnsi" w:eastAsia="Times New Roman" w:hAnsiTheme="majorHAnsi" w:cstheme="majorHAnsi"/>
          <w:color w:val="000000" w:themeColor="text1"/>
          <w:sz w:val="26"/>
          <w:szCs w:val="26"/>
          <w:lang w:val="en-US"/>
        </w:rPr>
        <w:t xml:space="preserve"> (Java Persistence API) là 1 giao diện lập trình ứng dụng Java, nó mô tả cách q</w:t>
      </w:r>
      <w:r w:rsidR="00D9120F" w:rsidRPr="00666582">
        <w:rPr>
          <w:rFonts w:asciiTheme="majorHAnsi" w:eastAsia="Times New Roman" w:hAnsiTheme="majorHAnsi" w:cstheme="majorHAnsi"/>
          <w:color w:val="000000" w:themeColor="text1"/>
          <w:sz w:val="26"/>
          <w:szCs w:val="26"/>
          <w:lang w:val="en-US"/>
        </w:rPr>
        <w:t>uản lý các mối quan hệ dữ liệu </w:t>
      </w:r>
      <w:r w:rsidRPr="00666582">
        <w:rPr>
          <w:rFonts w:asciiTheme="majorHAnsi" w:eastAsia="Times New Roman" w:hAnsiTheme="majorHAnsi" w:cstheme="majorHAnsi"/>
          <w:color w:val="000000" w:themeColor="text1"/>
          <w:sz w:val="26"/>
          <w:szCs w:val="26"/>
          <w:lang w:val="en-US"/>
        </w:rPr>
        <w:t>trong ứng dụng sử dụng Java Platform.</w:t>
      </w:r>
    </w:p>
    <w:p w14:paraId="37678BA3" w14:textId="045853C3" w:rsidR="00845BF5" w:rsidRPr="00666582" w:rsidRDefault="00845BF5" w:rsidP="00EC037A">
      <w:pPr>
        <w:pStyle w:val="ListParagraph"/>
        <w:numPr>
          <w:ilvl w:val="0"/>
          <w:numId w:val="47"/>
        </w:numPr>
        <w:shd w:val="clear" w:color="auto" w:fill="FFFFFF"/>
        <w:spacing w:after="0" w:line="360" w:lineRule="auto"/>
        <w:jc w:val="both"/>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JPA cung cấp một mô hình POJO persistence cho phép ánh xạ các table/các mối quan hệ giữa các table trong database sang các class/mối quan hệ giữa các object.</w:t>
      </w:r>
    </w:p>
    <w:p w14:paraId="1A64CAA1" w14:textId="1C9D6283" w:rsidR="00845BF5" w:rsidRPr="00666582" w:rsidRDefault="00845BF5" w:rsidP="00EC037A">
      <w:pPr>
        <w:pStyle w:val="ListParagraph"/>
        <w:numPr>
          <w:ilvl w:val="0"/>
          <w:numId w:val="47"/>
        </w:numPr>
        <w:shd w:val="clear" w:color="auto" w:fill="FFFFFF"/>
        <w:spacing w:after="0" w:line="360" w:lineRule="auto"/>
        <w:jc w:val="both"/>
        <w:textAlignment w:val="baseline"/>
        <w:rPr>
          <w:rFonts w:asciiTheme="majorHAnsi" w:eastAsia="Times New Roman" w:hAnsiTheme="majorHAnsi" w:cstheme="majorHAnsi"/>
          <w:color w:val="000000" w:themeColor="text1"/>
          <w:sz w:val="26"/>
          <w:szCs w:val="26"/>
          <w:lang w:val="en-US"/>
        </w:rPr>
      </w:pPr>
      <w:r w:rsidRPr="00666582">
        <w:rPr>
          <w:rFonts w:asciiTheme="majorHAnsi" w:eastAsia="Times New Roman" w:hAnsiTheme="majorHAnsi" w:cstheme="majorHAnsi"/>
          <w:color w:val="000000" w:themeColor="text1"/>
          <w:sz w:val="26"/>
          <w:szCs w:val="26"/>
          <w:lang w:val="en-US"/>
        </w:rPr>
        <w:t xml:space="preserve">Ví dụ: table Users với các column (Id, name, age…) sẽ tương ứng với class Users.java với các field Id, name, age… từ đó mỗi khi truy vấn table hay các column ta sẽ truy </w:t>
      </w:r>
      <w:r w:rsidRPr="00666582">
        <w:rPr>
          <w:rFonts w:asciiTheme="majorHAnsi" w:eastAsia="Times New Roman" w:hAnsiTheme="majorHAnsi" w:cstheme="majorHAnsi"/>
          <w:color w:val="000000" w:themeColor="text1"/>
          <w:sz w:val="26"/>
          <w:szCs w:val="26"/>
          <w:lang w:val="en-US"/>
        </w:rPr>
        <w:lastRenderedPageBreak/>
        <w:t>vấn trực tiếp trên các class, các field của class mà không cần quan tâm tới việc đang dùng loại database nào, dữ liệu database ra sao…</w:t>
      </w:r>
    </w:p>
    <w:p w14:paraId="418C8AF6" w14:textId="77777777" w:rsidR="00094385" w:rsidRPr="00666582" w:rsidRDefault="00685403" w:rsidP="00EC037A">
      <w:pPr>
        <w:pStyle w:val="NormalWeb"/>
        <w:numPr>
          <w:ilvl w:val="0"/>
          <w:numId w:val="48"/>
        </w:numPr>
        <w:shd w:val="clear" w:color="auto" w:fill="FFFFFF"/>
        <w:spacing w:before="0" w:beforeAutospacing="0" w:after="0" w:afterAutospacing="0" w:line="360" w:lineRule="auto"/>
        <w:jc w:val="both"/>
        <w:textAlignment w:val="baseline"/>
        <w:rPr>
          <w:rFonts w:asciiTheme="majorHAnsi" w:hAnsiTheme="majorHAnsi" w:cstheme="majorHAnsi"/>
          <w:color w:val="000000" w:themeColor="text1"/>
          <w:sz w:val="26"/>
          <w:szCs w:val="26"/>
        </w:rPr>
      </w:pPr>
      <w:hyperlink r:id="rId41" w:history="1">
        <w:r w:rsidR="00094385" w:rsidRPr="00666582">
          <w:rPr>
            <w:rStyle w:val="Hyperlink"/>
            <w:rFonts w:asciiTheme="majorHAnsi" w:hAnsiTheme="majorHAnsi" w:cstheme="majorHAnsi"/>
            <w:color w:val="000000" w:themeColor="text1"/>
            <w:sz w:val="26"/>
            <w:szCs w:val="26"/>
            <w:bdr w:val="none" w:sz="0" w:space="0" w:color="auto" w:frame="1"/>
          </w:rPr>
          <w:t>Hibernate</w:t>
        </w:r>
      </w:hyperlink>
      <w:r w:rsidR="00094385" w:rsidRPr="00666582">
        <w:rPr>
          <w:rFonts w:asciiTheme="majorHAnsi" w:hAnsiTheme="majorHAnsi" w:cstheme="majorHAnsi"/>
          <w:color w:val="000000" w:themeColor="text1"/>
          <w:sz w:val="26"/>
          <w:szCs w:val="26"/>
        </w:rPr>
        <w:t> là 1 ORM (Object Relational Mapping) framework cho phép người lập trình thao tác với database một cách hoàn toàn tự nhiên thông qua các đối tượng. Lập trình viên hoàn toàn không cần quan tâm đến loại database sử dụng, SQL…</w:t>
      </w:r>
    </w:p>
    <w:p w14:paraId="605130A8" w14:textId="39A992A0" w:rsidR="00094385" w:rsidRPr="00666582" w:rsidRDefault="00094385" w:rsidP="00EC037A">
      <w:pPr>
        <w:pStyle w:val="NormalWeb"/>
        <w:numPr>
          <w:ilvl w:val="0"/>
          <w:numId w:val="48"/>
        </w:numPr>
        <w:shd w:val="clear" w:color="auto" w:fill="FFFFFF"/>
        <w:spacing w:before="0" w:beforeAutospacing="0" w:after="0" w:afterAutospacing="0" w:line="360" w:lineRule="auto"/>
        <w:jc w:val="both"/>
        <w:textAlignment w:val="baseline"/>
        <w:rPr>
          <w:rFonts w:asciiTheme="majorHAnsi" w:hAnsiTheme="majorHAnsi" w:cstheme="majorHAnsi"/>
          <w:color w:val="000000" w:themeColor="text1"/>
          <w:sz w:val="26"/>
          <w:szCs w:val="26"/>
        </w:rPr>
      </w:pPr>
      <w:r w:rsidRPr="00666582">
        <w:rPr>
          <w:rFonts w:asciiTheme="majorHAnsi" w:hAnsiTheme="majorHAnsi" w:cstheme="majorHAnsi"/>
          <w:noProof/>
          <w:color w:val="000000" w:themeColor="text1"/>
          <w:sz w:val="26"/>
          <w:szCs w:val="26"/>
          <w:lang w:val="en-GB" w:eastAsia="en-GB"/>
        </w:rPr>
        <w:drawing>
          <wp:anchor distT="0" distB="0" distL="114300" distR="114300" simplePos="0" relativeHeight="251674642" behindDoc="1" locked="0" layoutInCell="1" allowOverlap="1" wp14:anchorId="451C0ABD" wp14:editId="14B29B4F">
            <wp:simplePos x="0" y="0"/>
            <wp:positionH relativeFrom="margin">
              <wp:posOffset>1596079</wp:posOffset>
            </wp:positionH>
            <wp:positionV relativeFrom="paragraph">
              <wp:posOffset>529278</wp:posOffset>
            </wp:positionV>
            <wp:extent cx="3381847" cy="3801005"/>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10.PNG"/>
                    <pic:cNvPicPr/>
                  </pic:nvPicPr>
                  <pic:blipFill>
                    <a:blip r:embed="rId42">
                      <a:extLst>
                        <a:ext uri="{28A0092B-C50C-407E-A947-70E740481C1C}">
                          <a14:useLocalDpi xmlns:a14="http://schemas.microsoft.com/office/drawing/2010/main" val="0"/>
                        </a:ext>
                      </a:extLst>
                    </a:blip>
                    <a:stretch>
                      <a:fillRect/>
                    </a:stretch>
                  </pic:blipFill>
                  <pic:spPr>
                    <a:xfrm>
                      <a:off x="0" y="0"/>
                      <a:ext cx="3381847" cy="3801005"/>
                    </a:xfrm>
                    <a:prstGeom prst="rect">
                      <a:avLst/>
                    </a:prstGeom>
                  </pic:spPr>
                </pic:pic>
              </a:graphicData>
            </a:graphic>
          </wp:anchor>
        </w:drawing>
      </w:r>
      <w:r w:rsidR="00D9120F" w:rsidRPr="00666582">
        <w:rPr>
          <w:rFonts w:asciiTheme="majorHAnsi" w:hAnsiTheme="majorHAnsi" w:cstheme="majorHAnsi"/>
          <w:color w:val="000000" w:themeColor="text1"/>
          <w:sz w:val="26"/>
          <w:szCs w:val="26"/>
        </w:rPr>
        <w:t>Hay nói cách khác, h</w:t>
      </w:r>
      <w:r w:rsidRPr="00666582">
        <w:rPr>
          <w:rFonts w:asciiTheme="majorHAnsi" w:hAnsiTheme="majorHAnsi" w:cstheme="majorHAnsi"/>
          <w:color w:val="000000" w:themeColor="text1"/>
          <w:sz w:val="26"/>
          <w:szCs w:val="26"/>
        </w:rPr>
        <w:t>ibernate chính là cài đặt của JPA (JPA là 1 tập các interface, còn Hibernate implements các interface ấy 1 cách chi tiết).</w:t>
      </w:r>
    </w:p>
    <w:p w14:paraId="2571D6F6" w14:textId="0A5D6B00" w:rsidR="00B064F4" w:rsidRPr="00666582" w:rsidRDefault="00B064F4" w:rsidP="00EC037A">
      <w:pPr>
        <w:pStyle w:val="NormalWeb"/>
        <w:numPr>
          <w:ilvl w:val="0"/>
          <w:numId w:val="43"/>
        </w:numPr>
        <w:shd w:val="clear" w:color="auto" w:fill="FFFFFF"/>
        <w:spacing w:before="0" w:beforeAutospacing="0" w:after="0" w:afterAutospacing="0" w:line="360" w:lineRule="auto"/>
        <w:jc w:val="both"/>
        <w:textAlignment w:val="baseline"/>
        <w:outlineLvl w:val="2"/>
        <w:rPr>
          <w:rFonts w:asciiTheme="majorHAnsi" w:hAnsiTheme="majorHAnsi" w:cstheme="majorHAnsi"/>
          <w:color w:val="000000" w:themeColor="text1"/>
          <w:sz w:val="26"/>
          <w:szCs w:val="26"/>
        </w:rPr>
      </w:pPr>
      <w:bookmarkStart w:id="50" w:name="_Toc533369146"/>
      <w:r w:rsidRPr="00666582">
        <w:rPr>
          <w:rFonts w:asciiTheme="majorHAnsi" w:hAnsiTheme="majorHAnsi" w:cstheme="majorHAnsi"/>
          <w:bCs/>
          <w:noProof/>
          <w:color w:val="000000" w:themeColor="text1"/>
          <w:spacing w:val="-1"/>
          <w:sz w:val="26"/>
          <w:szCs w:val="26"/>
          <w:lang w:val="en-GB" w:eastAsia="en-GB"/>
        </w:rPr>
        <w:lastRenderedPageBreak/>
        <w:drawing>
          <wp:anchor distT="0" distB="0" distL="114300" distR="114300" simplePos="0" relativeHeight="251676690" behindDoc="1" locked="0" layoutInCell="1" allowOverlap="1" wp14:anchorId="4A6D850E" wp14:editId="40A36FA2">
            <wp:simplePos x="0" y="0"/>
            <wp:positionH relativeFrom="margin">
              <wp:posOffset>163195</wp:posOffset>
            </wp:positionH>
            <wp:positionV relativeFrom="paragraph">
              <wp:posOffset>4309110</wp:posOffset>
            </wp:positionV>
            <wp:extent cx="6479540" cy="3401695"/>
            <wp:effectExtent l="0" t="0" r="0" b="825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dap-active-directory_authentication-spring-security-example.png"/>
                    <pic:cNvPicPr/>
                  </pic:nvPicPr>
                  <pic:blipFill>
                    <a:blip r:embed="rId43">
                      <a:extLst>
                        <a:ext uri="{28A0092B-C50C-407E-A947-70E740481C1C}">
                          <a14:useLocalDpi xmlns:a14="http://schemas.microsoft.com/office/drawing/2010/main" val="0"/>
                        </a:ext>
                      </a:extLst>
                    </a:blip>
                    <a:stretch>
                      <a:fillRect/>
                    </a:stretch>
                  </pic:blipFill>
                  <pic:spPr>
                    <a:xfrm>
                      <a:off x="0" y="0"/>
                      <a:ext cx="6479540" cy="3401695"/>
                    </a:xfrm>
                    <a:prstGeom prst="rect">
                      <a:avLst/>
                    </a:prstGeom>
                  </pic:spPr>
                </pic:pic>
              </a:graphicData>
            </a:graphic>
          </wp:anchor>
        </w:drawing>
      </w:r>
      <w:r w:rsidR="00094385" w:rsidRPr="00666582">
        <w:rPr>
          <w:rFonts w:asciiTheme="majorHAnsi" w:hAnsiTheme="majorHAnsi" w:cstheme="majorHAnsi"/>
          <w:color w:val="000000" w:themeColor="text1"/>
          <w:sz w:val="26"/>
          <w:szCs w:val="26"/>
        </w:rPr>
        <w:t>Spring security</w:t>
      </w:r>
      <w:bookmarkEnd w:id="50"/>
      <w:r w:rsidR="00094385" w:rsidRPr="00666582">
        <w:rPr>
          <w:rFonts w:asciiTheme="majorHAnsi" w:hAnsiTheme="majorHAnsi" w:cstheme="majorHAnsi"/>
          <w:color w:val="000000" w:themeColor="text1"/>
          <w:sz w:val="26"/>
          <w:szCs w:val="26"/>
        </w:rPr>
        <w:t xml:space="preserve"> </w:t>
      </w:r>
    </w:p>
    <w:p w14:paraId="58FE6681" w14:textId="77777777" w:rsidR="00B064F4" w:rsidRPr="00666582" w:rsidRDefault="00B064F4" w:rsidP="00EC037A">
      <w:pPr>
        <w:pStyle w:val="NormalWeb"/>
        <w:shd w:val="clear" w:color="auto" w:fill="FFFFFF"/>
        <w:spacing w:before="0" w:beforeAutospacing="0" w:after="0" w:afterAutospacing="0" w:line="360" w:lineRule="auto"/>
        <w:ind w:left="1440"/>
        <w:jc w:val="both"/>
        <w:textAlignment w:val="baseline"/>
        <w:outlineLvl w:val="2"/>
        <w:rPr>
          <w:rFonts w:asciiTheme="majorHAnsi" w:hAnsiTheme="majorHAnsi" w:cstheme="majorHAnsi"/>
          <w:color w:val="000000" w:themeColor="text1"/>
          <w:sz w:val="26"/>
          <w:szCs w:val="26"/>
        </w:rPr>
      </w:pPr>
    </w:p>
    <w:p w14:paraId="7A791A13" w14:textId="6F39757F" w:rsidR="00094385" w:rsidRPr="00666582" w:rsidRDefault="00094385" w:rsidP="00EC037A">
      <w:pPr>
        <w:pStyle w:val="NormalWeb"/>
        <w:numPr>
          <w:ilvl w:val="0"/>
          <w:numId w:val="45"/>
        </w:numPr>
        <w:shd w:val="clear" w:color="auto" w:fill="FFFFFF"/>
        <w:spacing w:before="0" w:beforeAutospacing="0" w:after="0" w:afterAutospacing="0" w:line="360" w:lineRule="auto"/>
        <w:ind w:left="1440"/>
        <w:jc w:val="both"/>
        <w:textAlignment w:val="baseline"/>
        <w:rPr>
          <w:rFonts w:asciiTheme="majorHAnsi" w:hAnsiTheme="majorHAnsi" w:cstheme="majorHAnsi"/>
          <w:color w:val="000000" w:themeColor="text1"/>
          <w:sz w:val="26"/>
          <w:szCs w:val="26"/>
        </w:rPr>
      </w:pPr>
      <w:r w:rsidRPr="00666582">
        <w:rPr>
          <w:rFonts w:asciiTheme="majorHAnsi" w:hAnsiTheme="majorHAnsi" w:cstheme="majorHAnsi"/>
          <w:color w:val="000000" w:themeColor="text1"/>
          <w:spacing w:val="-1"/>
          <w:sz w:val="26"/>
          <w:szCs w:val="26"/>
          <w:shd w:val="clear" w:color="auto" w:fill="FFFFFF"/>
        </w:rPr>
        <w:t>Spring Security là một framework tập trung vào việc cung cấp khả năng xác thực và phân quyền cho ứng dụng java.</w:t>
      </w:r>
    </w:p>
    <w:p w14:paraId="21DD3F54" w14:textId="26166EFD" w:rsidR="00094385" w:rsidRPr="00666582" w:rsidRDefault="00094385" w:rsidP="00EC037A">
      <w:pPr>
        <w:pStyle w:val="ListParagraph"/>
        <w:numPr>
          <w:ilvl w:val="0"/>
          <w:numId w:val="45"/>
        </w:numPr>
        <w:spacing w:after="0" w:line="360" w:lineRule="auto"/>
        <w:ind w:left="1440"/>
        <w:rPr>
          <w:rFonts w:asciiTheme="majorHAnsi" w:hAnsiTheme="majorHAnsi" w:cstheme="majorHAnsi"/>
          <w:color w:val="000000" w:themeColor="text1"/>
          <w:sz w:val="26"/>
          <w:szCs w:val="26"/>
        </w:rPr>
      </w:pPr>
      <w:r w:rsidRPr="00666582">
        <w:rPr>
          <w:rFonts w:asciiTheme="majorHAnsi" w:hAnsiTheme="majorHAnsi" w:cstheme="majorHAnsi"/>
          <w:color w:val="000000" w:themeColor="text1"/>
          <w:sz w:val="26"/>
          <w:szCs w:val="26"/>
        </w:rPr>
        <w:t>Cơ chế hoạt động của Spring Security.</w:t>
      </w:r>
    </w:p>
    <w:p w14:paraId="3FD33B27" w14:textId="3B271B1D" w:rsidR="00094385" w:rsidRPr="00666582" w:rsidRDefault="00094385" w:rsidP="00EC037A">
      <w:pPr>
        <w:pStyle w:val="ListParagraph"/>
        <w:numPr>
          <w:ilvl w:val="0"/>
          <w:numId w:val="45"/>
        </w:numPr>
        <w:spacing w:after="0" w:line="360" w:lineRule="auto"/>
        <w:ind w:left="1440"/>
        <w:rPr>
          <w:rFonts w:asciiTheme="majorHAnsi" w:hAnsiTheme="majorHAnsi" w:cstheme="majorHAnsi"/>
          <w:color w:val="000000" w:themeColor="text1"/>
          <w:spacing w:val="-1"/>
          <w:sz w:val="26"/>
          <w:szCs w:val="26"/>
        </w:rPr>
      </w:pPr>
      <w:r w:rsidRPr="00666582">
        <w:rPr>
          <w:rFonts w:asciiTheme="majorHAnsi" w:hAnsiTheme="majorHAnsi" w:cstheme="majorHAnsi"/>
          <w:color w:val="000000" w:themeColor="text1"/>
          <w:spacing w:val="-1"/>
          <w:sz w:val="26"/>
          <w:szCs w:val="26"/>
        </w:rPr>
        <w:t>Ở phần này mình sẽ nói về cơ chế làm việc của spring mvc security.</w:t>
      </w:r>
    </w:p>
    <w:p w14:paraId="25912581" w14:textId="539AC3FD" w:rsidR="00094385" w:rsidRPr="00666582" w:rsidRDefault="00094385" w:rsidP="00EC037A">
      <w:pPr>
        <w:pStyle w:val="ListParagraph"/>
        <w:numPr>
          <w:ilvl w:val="0"/>
          <w:numId w:val="45"/>
        </w:numPr>
        <w:spacing w:after="0" w:line="360" w:lineRule="auto"/>
        <w:ind w:left="1440"/>
        <w:rPr>
          <w:rFonts w:asciiTheme="majorHAnsi" w:hAnsiTheme="majorHAnsi" w:cstheme="majorHAnsi"/>
          <w:color w:val="000000" w:themeColor="text1"/>
          <w:spacing w:val="-1"/>
          <w:sz w:val="26"/>
          <w:szCs w:val="26"/>
        </w:rPr>
      </w:pPr>
      <w:r w:rsidRPr="00666582">
        <w:rPr>
          <w:rFonts w:asciiTheme="majorHAnsi" w:hAnsiTheme="majorHAnsi" w:cstheme="majorHAnsi"/>
          <w:color w:val="000000" w:themeColor="text1"/>
          <w:spacing w:val="-1"/>
          <w:sz w:val="26"/>
          <w:szCs w:val="26"/>
        </w:rPr>
        <w:t>Spring security sẽ tự động tạo form đăng nhập nếu ta không định nghĩa cho nó, sau khi đăng nhập một đối tượng user sẽ được lưu trong session, đối tượng user này sẽ gồm các thông tin như username, password, các quyền…</w:t>
      </w:r>
    </w:p>
    <w:p w14:paraId="46C11FE9" w14:textId="3662CE8F" w:rsidR="00094385" w:rsidRPr="00666582" w:rsidRDefault="00094385" w:rsidP="00EC037A">
      <w:pPr>
        <w:pStyle w:val="ListParagraph"/>
        <w:numPr>
          <w:ilvl w:val="0"/>
          <w:numId w:val="45"/>
        </w:numPr>
        <w:spacing w:after="0" w:line="360" w:lineRule="auto"/>
        <w:ind w:left="1440"/>
        <w:rPr>
          <w:rFonts w:asciiTheme="majorHAnsi" w:hAnsiTheme="majorHAnsi" w:cstheme="majorHAnsi"/>
          <w:color w:val="000000" w:themeColor="text1"/>
          <w:sz w:val="26"/>
          <w:szCs w:val="26"/>
        </w:rPr>
      </w:pPr>
      <w:r w:rsidRPr="00666582">
        <w:rPr>
          <w:rFonts w:asciiTheme="majorHAnsi" w:hAnsiTheme="majorHAnsi" w:cstheme="majorHAnsi"/>
          <w:color w:val="000000" w:themeColor="text1"/>
          <w:sz w:val="26"/>
          <w:szCs w:val="26"/>
        </w:rPr>
        <w:t>Lợi ích của Spring Security</w:t>
      </w:r>
    </w:p>
    <w:p w14:paraId="79F20276" w14:textId="305D8990" w:rsidR="00094385" w:rsidRPr="00666582" w:rsidRDefault="00094385" w:rsidP="00EC037A">
      <w:pPr>
        <w:pStyle w:val="NormalWeb"/>
        <w:numPr>
          <w:ilvl w:val="0"/>
          <w:numId w:val="45"/>
        </w:numPr>
        <w:shd w:val="clear" w:color="auto" w:fill="FFFFFF"/>
        <w:spacing w:before="0" w:beforeAutospacing="0" w:after="0" w:afterAutospacing="0" w:line="360" w:lineRule="auto"/>
        <w:ind w:left="1440"/>
        <w:rPr>
          <w:rFonts w:asciiTheme="majorHAnsi" w:hAnsiTheme="majorHAnsi" w:cstheme="majorHAnsi"/>
          <w:color w:val="000000" w:themeColor="text1"/>
          <w:spacing w:val="-1"/>
          <w:sz w:val="26"/>
          <w:szCs w:val="26"/>
        </w:rPr>
      </w:pPr>
      <w:r w:rsidRPr="00666582">
        <w:rPr>
          <w:rFonts w:asciiTheme="majorHAnsi" w:hAnsiTheme="majorHAnsi" w:cstheme="majorHAnsi"/>
          <w:color w:val="000000" w:themeColor="text1"/>
          <w:spacing w:val="-1"/>
          <w:sz w:val="26"/>
          <w:szCs w:val="26"/>
        </w:rPr>
        <w:t>Lợi ích lớn nhất của Spring Security là giúp bạn tích hợp tính năng xác thực và phân quyền một cách dễ dàng vào ứng dụng của mình.</w:t>
      </w:r>
    </w:p>
    <w:p w14:paraId="54555A62" w14:textId="344DF29F" w:rsidR="00094385" w:rsidRPr="00666582" w:rsidRDefault="00094385" w:rsidP="00EC037A">
      <w:pPr>
        <w:pStyle w:val="NormalWeb"/>
        <w:numPr>
          <w:ilvl w:val="0"/>
          <w:numId w:val="45"/>
        </w:numPr>
        <w:shd w:val="clear" w:color="auto" w:fill="FFFFFF"/>
        <w:spacing w:before="0" w:beforeAutospacing="0" w:after="0" w:afterAutospacing="0" w:line="360" w:lineRule="auto"/>
        <w:ind w:left="1440"/>
        <w:rPr>
          <w:rFonts w:asciiTheme="majorHAnsi" w:hAnsiTheme="majorHAnsi" w:cstheme="majorHAnsi"/>
          <w:color w:val="000000" w:themeColor="text1"/>
          <w:spacing w:val="-1"/>
          <w:sz w:val="26"/>
          <w:szCs w:val="26"/>
        </w:rPr>
      </w:pPr>
      <w:r w:rsidRPr="00666582">
        <w:rPr>
          <w:rFonts w:asciiTheme="majorHAnsi" w:hAnsiTheme="majorHAnsi" w:cstheme="majorHAnsi"/>
          <w:color w:val="000000" w:themeColor="text1"/>
          <w:spacing w:val="-1"/>
          <w:sz w:val="26"/>
          <w:szCs w:val="26"/>
        </w:rPr>
        <w:t>Ngoài ra Spring Security còn giúp:</w:t>
      </w:r>
    </w:p>
    <w:p w14:paraId="697942A2" w14:textId="564760D8" w:rsidR="00094385" w:rsidRPr="00666582" w:rsidRDefault="00094385" w:rsidP="00EC037A">
      <w:pPr>
        <w:pStyle w:val="NormalWeb"/>
        <w:numPr>
          <w:ilvl w:val="1"/>
          <w:numId w:val="45"/>
        </w:numPr>
        <w:shd w:val="clear" w:color="auto" w:fill="FFFFFF"/>
        <w:spacing w:before="0" w:beforeAutospacing="0" w:after="0" w:afterAutospacing="0" w:line="360" w:lineRule="auto"/>
        <w:ind w:left="1800"/>
        <w:rPr>
          <w:rFonts w:asciiTheme="majorHAnsi" w:hAnsiTheme="majorHAnsi" w:cstheme="majorHAnsi"/>
          <w:color w:val="000000" w:themeColor="text1"/>
          <w:spacing w:val="-1"/>
          <w:sz w:val="26"/>
          <w:szCs w:val="26"/>
        </w:rPr>
      </w:pPr>
      <w:r w:rsidRPr="00666582">
        <w:rPr>
          <w:rFonts w:asciiTheme="majorHAnsi" w:hAnsiTheme="majorHAnsi" w:cstheme="majorHAnsi"/>
          <w:color w:val="000000" w:themeColor="text1"/>
          <w:spacing w:val="-1"/>
          <w:sz w:val="26"/>
          <w:szCs w:val="26"/>
        </w:rPr>
        <w:t>Chống lại CSRF attack Bảo vệ Session Fixation Mã hóa mật khẩu. Cache control X-XSS-Protection …</w:t>
      </w:r>
    </w:p>
    <w:p w14:paraId="7B710A18" w14:textId="433C7313" w:rsidR="00625437" w:rsidRPr="00666582" w:rsidRDefault="00094385" w:rsidP="00EC037A">
      <w:pPr>
        <w:pStyle w:val="NormalWeb"/>
        <w:numPr>
          <w:ilvl w:val="1"/>
          <w:numId w:val="45"/>
        </w:numPr>
        <w:shd w:val="clear" w:color="auto" w:fill="FFFFFF"/>
        <w:spacing w:before="0" w:beforeAutospacing="0" w:after="0" w:afterAutospacing="0" w:line="360" w:lineRule="auto"/>
        <w:ind w:left="1800"/>
        <w:rPr>
          <w:rFonts w:asciiTheme="majorHAnsi" w:hAnsiTheme="majorHAnsi" w:cstheme="majorHAnsi"/>
          <w:color w:val="000000" w:themeColor="text1"/>
          <w:spacing w:val="-1"/>
          <w:sz w:val="26"/>
          <w:szCs w:val="26"/>
        </w:rPr>
      </w:pPr>
      <w:r w:rsidRPr="00666582">
        <w:rPr>
          <w:rFonts w:asciiTheme="majorHAnsi" w:hAnsiTheme="majorHAnsi" w:cstheme="majorHAnsi"/>
          <w:color w:val="000000" w:themeColor="text1"/>
          <w:spacing w:val="-1"/>
          <w:sz w:val="26"/>
          <w:szCs w:val="26"/>
        </w:rPr>
        <w:t>Ở loạt bài này mình sẽ làm các ví dụ Spring Security với </w:t>
      </w:r>
      <w:r w:rsidRPr="00666582">
        <w:rPr>
          <w:rStyle w:val="Strong"/>
          <w:rFonts w:asciiTheme="majorHAnsi" w:hAnsiTheme="majorHAnsi" w:cstheme="majorHAnsi"/>
          <w:b w:val="0"/>
          <w:color w:val="000000" w:themeColor="text1"/>
          <w:spacing w:val="-1"/>
          <w:sz w:val="26"/>
          <w:szCs w:val="26"/>
        </w:rPr>
        <w:t>Spring MVC - Security sử dụng XML config</w:t>
      </w:r>
    </w:p>
    <w:p w14:paraId="3692BB9C" w14:textId="0B7E920E" w:rsidR="00625437" w:rsidRPr="00666582" w:rsidRDefault="00625437" w:rsidP="00EC037A">
      <w:pPr>
        <w:pStyle w:val="NormalWeb"/>
        <w:numPr>
          <w:ilvl w:val="0"/>
          <w:numId w:val="43"/>
        </w:numPr>
        <w:shd w:val="clear" w:color="auto" w:fill="FFFFFF"/>
        <w:spacing w:before="0" w:beforeAutospacing="0" w:after="0" w:afterAutospacing="0" w:line="360" w:lineRule="auto"/>
        <w:jc w:val="both"/>
        <w:textAlignment w:val="baseline"/>
        <w:outlineLvl w:val="2"/>
        <w:rPr>
          <w:rFonts w:asciiTheme="majorHAnsi" w:hAnsiTheme="majorHAnsi" w:cstheme="majorHAnsi"/>
          <w:color w:val="000000" w:themeColor="text1"/>
          <w:sz w:val="26"/>
          <w:szCs w:val="26"/>
        </w:rPr>
      </w:pPr>
      <w:bookmarkStart w:id="51" w:name="_Toc533369147"/>
      <w:r w:rsidRPr="00666582">
        <w:rPr>
          <w:rFonts w:asciiTheme="majorHAnsi" w:hAnsiTheme="majorHAnsi" w:cstheme="majorHAnsi"/>
          <w:color w:val="000000" w:themeColor="text1"/>
          <w:sz w:val="26"/>
          <w:szCs w:val="26"/>
        </w:rPr>
        <w:t>My SQL</w:t>
      </w:r>
      <w:bookmarkEnd w:id="51"/>
    </w:p>
    <w:p w14:paraId="54A05ABF" w14:textId="77777777" w:rsidR="00625437" w:rsidRPr="00666582" w:rsidRDefault="00625437" w:rsidP="00EC037A">
      <w:pPr>
        <w:pStyle w:val="NormalWeb"/>
        <w:numPr>
          <w:ilvl w:val="0"/>
          <w:numId w:val="46"/>
        </w:numPr>
        <w:shd w:val="clear" w:color="auto" w:fill="FFFFFF"/>
        <w:spacing w:before="0" w:beforeAutospacing="0" w:after="0" w:afterAutospacing="0" w:line="360" w:lineRule="auto"/>
        <w:ind w:left="1440"/>
        <w:rPr>
          <w:rFonts w:asciiTheme="majorHAnsi" w:hAnsiTheme="majorHAnsi" w:cstheme="majorHAnsi"/>
          <w:color w:val="000000" w:themeColor="text1"/>
          <w:sz w:val="26"/>
          <w:szCs w:val="26"/>
        </w:rPr>
      </w:pPr>
      <w:r w:rsidRPr="00666582">
        <w:rPr>
          <w:rFonts w:asciiTheme="majorHAnsi" w:hAnsiTheme="majorHAnsi" w:cstheme="majorHAnsi"/>
          <w:bCs/>
          <w:color w:val="000000" w:themeColor="text1"/>
          <w:sz w:val="26"/>
          <w:szCs w:val="26"/>
          <w:u w:val="single"/>
        </w:rPr>
        <w:t>MySQL</w:t>
      </w:r>
      <w:r w:rsidRPr="00666582">
        <w:rPr>
          <w:rFonts w:asciiTheme="majorHAnsi" w:hAnsiTheme="majorHAnsi" w:cstheme="majorHAnsi"/>
          <w:color w:val="000000" w:themeColor="text1"/>
          <w:sz w:val="26"/>
          <w:szCs w:val="26"/>
        </w:rPr>
        <w:t> là </w:t>
      </w:r>
      <w:hyperlink r:id="rId44" w:tooltip="Hệ quản trị cơ sở dữ liệu" w:history="1">
        <w:r w:rsidRPr="00666582">
          <w:rPr>
            <w:rStyle w:val="Hyperlink"/>
            <w:rFonts w:asciiTheme="majorHAnsi" w:hAnsiTheme="majorHAnsi" w:cstheme="majorHAnsi"/>
            <w:color w:val="000000" w:themeColor="text1"/>
            <w:sz w:val="26"/>
            <w:szCs w:val="26"/>
            <w:u w:val="none"/>
          </w:rPr>
          <w:t>hệ quản trị cơ sở dữ liệu</w:t>
        </w:r>
      </w:hyperlink>
      <w:r w:rsidRPr="00666582">
        <w:rPr>
          <w:rFonts w:asciiTheme="majorHAnsi" w:hAnsiTheme="majorHAnsi" w:cstheme="majorHAnsi"/>
          <w:color w:val="000000" w:themeColor="text1"/>
          <w:sz w:val="26"/>
          <w:szCs w:val="26"/>
        </w:rPr>
        <w:t> </w:t>
      </w:r>
      <w:hyperlink r:id="rId45" w:tooltip="Phần mềm nguồn mở" w:history="1">
        <w:r w:rsidRPr="00666582">
          <w:rPr>
            <w:rStyle w:val="Hyperlink"/>
            <w:rFonts w:asciiTheme="majorHAnsi" w:hAnsiTheme="majorHAnsi" w:cstheme="majorHAnsi"/>
            <w:color w:val="000000" w:themeColor="text1"/>
            <w:sz w:val="26"/>
            <w:szCs w:val="26"/>
            <w:u w:val="none"/>
          </w:rPr>
          <w:t>tự do nguồn mở</w:t>
        </w:r>
      </w:hyperlink>
      <w:r w:rsidRPr="00666582">
        <w:rPr>
          <w:rFonts w:asciiTheme="majorHAnsi" w:hAnsiTheme="majorHAnsi" w:cstheme="majorHAnsi"/>
          <w:color w:val="000000" w:themeColor="text1"/>
          <w:sz w:val="26"/>
          <w:szCs w:val="26"/>
        </w:rPr>
        <w:t xml:space="preserve"> phổ biến nhất thế giới và được các nhà phát triển rất ưa chuộng trong quá trình phát triển ứng dụng. Vì MySQL là </w:t>
      </w:r>
      <w:r w:rsidRPr="00666582">
        <w:rPr>
          <w:rFonts w:asciiTheme="majorHAnsi" w:hAnsiTheme="majorHAnsi" w:cstheme="majorHAnsi"/>
          <w:color w:val="000000" w:themeColor="text1"/>
          <w:sz w:val="26"/>
          <w:szCs w:val="26"/>
        </w:rPr>
        <w:lastRenderedPageBreak/>
        <w:t>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46" w:tooltip="Microsoft Windows" w:history="1">
        <w:r w:rsidRPr="00666582">
          <w:rPr>
            <w:rStyle w:val="Hyperlink"/>
            <w:rFonts w:asciiTheme="majorHAnsi" w:hAnsiTheme="majorHAnsi" w:cstheme="majorHAnsi"/>
            <w:color w:val="000000" w:themeColor="text1"/>
            <w:sz w:val="26"/>
            <w:szCs w:val="26"/>
            <w:u w:val="none"/>
          </w:rPr>
          <w:t>Windows</w:t>
        </w:r>
      </w:hyperlink>
      <w:r w:rsidRPr="00666582">
        <w:rPr>
          <w:rFonts w:asciiTheme="majorHAnsi" w:hAnsiTheme="majorHAnsi" w:cstheme="majorHAnsi"/>
          <w:color w:val="000000" w:themeColor="text1"/>
          <w:sz w:val="26"/>
          <w:szCs w:val="26"/>
        </w:rPr>
        <w:t>, </w:t>
      </w:r>
      <w:hyperlink r:id="rId47" w:tooltip="Linux" w:history="1">
        <w:r w:rsidRPr="00666582">
          <w:rPr>
            <w:rStyle w:val="Hyperlink"/>
            <w:rFonts w:asciiTheme="majorHAnsi" w:hAnsiTheme="majorHAnsi" w:cstheme="majorHAnsi"/>
            <w:color w:val="000000" w:themeColor="text1"/>
            <w:sz w:val="26"/>
            <w:szCs w:val="26"/>
            <w:u w:val="none"/>
          </w:rPr>
          <w:t>Linux</w:t>
        </w:r>
      </w:hyperlink>
      <w:r w:rsidRPr="00666582">
        <w:rPr>
          <w:rFonts w:asciiTheme="majorHAnsi" w:hAnsiTheme="majorHAnsi" w:cstheme="majorHAnsi"/>
          <w:color w:val="000000" w:themeColor="text1"/>
          <w:sz w:val="26"/>
          <w:szCs w:val="26"/>
        </w:rPr>
        <w:t>, </w:t>
      </w:r>
      <w:hyperlink r:id="rId48" w:tooltip="Mac OS X" w:history="1">
        <w:r w:rsidRPr="00666582">
          <w:rPr>
            <w:rStyle w:val="Hyperlink"/>
            <w:rFonts w:asciiTheme="majorHAnsi" w:hAnsiTheme="majorHAnsi" w:cstheme="majorHAnsi"/>
            <w:color w:val="000000" w:themeColor="text1"/>
            <w:sz w:val="26"/>
            <w:szCs w:val="26"/>
            <w:u w:val="none"/>
          </w:rPr>
          <w:t>Mac OS X</w:t>
        </w:r>
      </w:hyperlink>
      <w:r w:rsidRPr="00666582">
        <w:rPr>
          <w:rFonts w:asciiTheme="majorHAnsi" w:hAnsiTheme="majorHAnsi" w:cstheme="majorHAnsi"/>
          <w:color w:val="000000" w:themeColor="text1"/>
          <w:sz w:val="26"/>
          <w:szCs w:val="26"/>
        </w:rPr>
        <w:t>, </w:t>
      </w:r>
      <w:hyperlink r:id="rId49" w:tooltip="Unix" w:history="1">
        <w:r w:rsidRPr="00666582">
          <w:rPr>
            <w:rStyle w:val="Hyperlink"/>
            <w:rFonts w:asciiTheme="majorHAnsi" w:hAnsiTheme="majorHAnsi" w:cstheme="majorHAnsi"/>
            <w:color w:val="000000" w:themeColor="text1"/>
            <w:sz w:val="26"/>
            <w:szCs w:val="26"/>
            <w:u w:val="none"/>
          </w:rPr>
          <w:t>Unix</w:t>
        </w:r>
      </w:hyperlink>
      <w:r w:rsidRPr="00666582">
        <w:rPr>
          <w:rFonts w:asciiTheme="majorHAnsi" w:hAnsiTheme="majorHAnsi" w:cstheme="majorHAnsi"/>
          <w:color w:val="000000" w:themeColor="text1"/>
          <w:sz w:val="26"/>
          <w:szCs w:val="26"/>
        </w:rPr>
        <w:t>, </w:t>
      </w:r>
      <w:hyperlink r:id="rId50" w:tooltip="FreeBSD" w:history="1">
        <w:r w:rsidRPr="00666582">
          <w:rPr>
            <w:rStyle w:val="Hyperlink"/>
            <w:rFonts w:asciiTheme="majorHAnsi" w:hAnsiTheme="majorHAnsi" w:cstheme="majorHAnsi"/>
            <w:color w:val="000000" w:themeColor="text1"/>
            <w:sz w:val="26"/>
            <w:szCs w:val="26"/>
            <w:u w:val="none"/>
          </w:rPr>
          <w:t>FreeBSD</w:t>
        </w:r>
      </w:hyperlink>
      <w:r w:rsidRPr="00666582">
        <w:rPr>
          <w:rFonts w:asciiTheme="majorHAnsi" w:hAnsiTheme="majorHAnsi" w:cstheme="majorHAnsi"/>
          <w:color w:val="000000" w:themeColor="text1"/>
          <w:sz w:val="26"/>
          <w:szCs w:val="26"/>
        </w:rPr>
        <w:t>, </w:t>
      </w:r>
      <w:hyperlink r:id="rId51" w:tooltip="NetBSD (trang chưa được viết)" w:history="1">
        <w:r w:rsidRPr="00666582">
          <w:rPr>
            <w:rStyle w:val="Hyperlink"/>
            <w:rFonts w:asciiTheme="majorHAnsi" w:hAnsiTheme="majorHAnsi" w:cstheme="majorHAnsi"/>
            <w:color w:val="000000" w:themeColor="text1"/>
            <w:sz w:val="26"/>
            <w:szCs w:val="26"/>
            <w:u w:val="none"/>
          </w:rPr>
          <w:t>NetBSD</w:t>
        </w:r>
      </w:hyperlink>
      <w:r w:rsidRPr="00666582">
        <w:rPr>
          <w:rFonts w:asciiTheme="majorHAnsi" w:hAnsiTheme="majorHAnsi" w:cstheme="majorHAnsi"/>
          <w:color w:val="000000" w:themeColor="text1"/>
          <w:sz w:val="26"/>
          <w:szCs w:val="26"/>
        </w:rPr>
        <w:t>, </w:t>
      </w:r>
      <w:hyperlink r:id="rId52" w:tooltip="Novell NetWare (trang chưa được viết)" w:history="1">
        <w:r w:rsidRPr="00666582">
          <w:rPr>
            <w:rStyle w:val="Hyperlink"/>
            <w:rFonts w:asciiTheme="majorHAnsi" w:hAnsiTheme="majorHAnsi" w:cstheme="majorHAnsi"/>
            <w:color w:val="000000" w:themeColor="text1"/>
            <w:sz w:val="26"/>
            <w:szCs w:val="26"/>
            <w:u w:val="none"/>
          </w:rPr>
          <w:t>Novell NetWare</w:t>
        </w:r>
      </w:hyperlink>
      <w:r w:rsidRPr="00666582">
        <w:rPr>
          <w:rFonts w:asciiTheme="majorHAnsi" w:hAnsiTheme="majorHAnsi" w:cstheme="majorHAnsi"/>
          <w:color w:val="000000" w:themeColor="text1"/>
          <w:sz w:val="26"/>
          <w:szCs w:val="26"/>
        </w:rPr>
        <w:t>, </w:t>
      </w:r>
      <w:hyperlink r:id="rId53" w:tooltip="SGI Irix (trang chưa được viết)" w:history="1">
        <w:r w:rsidRPr="00666582">
          <w:rPr>
            <w:rStyle w:val="Hyperlink"/>
            <w:rFonts w:asciiTheme="majorHAnsi" w:hAnsiTheme="majorHAnsi" w:cstheme="majorHAnsi"/>
            <w:color w:val="000000" w:themeColor="text1"/>
            <w:sz w:val="26"/>
            <w:szCs w:val="26"/>
            <w:u w:val="none"/>
          </w:rPr>
          <w:t>SGI Irix</w:t>
        </w:r>
      </w:hyperlink>
      <w:r w:rsidRPr="00666582">
        <w:rPr>
          <w:rFonts w:asciiTheme="majorHAnsi" w:hAnsiTheme="majorHAnsi" w:cstheme="majorHAnsi"/>
          <w:color w:val="000000" w:themeColor="text1"/>
          <w:sz w:val="26"/>
          <w:szCs w:val="26"/>
        </w:rPr>
        <w:t>, </w:t>
      </w:r>
      <w:hyperlink r:id="rId54" w:tooltip="Solaris" w:history="1">
        <w:r w:rsidRPr="00666582">
          <w:rPr>
            <w:rStyle w:val="Hyperlink"/>
            <w:rFonts w:asciiTheme="majorHAnsi" w:hAnsiTheme="majorHAnsi" w:cstheme="majorHAnsi"/>
            <w:color w:val="000000" w:themeColor="text1"/>
            <w:sz w:val="26"/>
            <w:szCs w:val="26"/>
            <w:u w:val="none"/>
          </w:rPr>
          <w:t>Solaris</w:t>
        </w:r>
      </w:hyperlink>
      <w:r w:rsidRPr="00666582">
        <w:rPr>
          <w:rFonts w:asciiTheme="majorHAnsi" w:hAnsiTheme="majorHAnsi" w:cstheme="majorHAnsi"/>
          <w:color w:val="000000" w:themeColor="text1"/>
          <w:sz w:val="26"/>
          <w:szCs w:val="26"/>
        </w:rPr>
        <w:t>, </w:t>
      </w:r>
      <w:hyperlink r:id="rId55" w:tooltip="SunOS (trang chưa được viết)" w:history="1">
        <w:r w:rsidRPr="00666582">
          <w:rPr>
            <w:rStyle w:val="Hyperlink"/>
            <w:rFonts w:asciiTheme="majorHAnsi" w:hAnsiTheme="majorHAnsi" w:cstheme="majorHAnsi"/>
            <w:color w:val="000000" w:themeColor="text1"/>
            <w:sz w:val="26"/>
            <w:szCs w:val="26"/>
            <w:u w:val="none"/>
          </w:rPr>
          <w:t>SunOS</w:t>
        </w:r>
      </w:hyperlink>
      <w:r w:rsidRPr="00666582">
        <w:rPr>
          <w:rFonts w:asciiTheme="majorHAnsi" w:hAnsiTheme="majorHAnsi" w:cstheme="majorHAnsi"/>
          <w:color w:val="000000" w:themeColor="text1"/>
          <w:sz w:val="26"/>
          <w:szCs w:val="26"/>
        </w:rPr>
        <w:t>,..</w:t>
      </w:r>
    </w:p>
    <w:p w14:paraId="26C62A07" w14:textId="77777777" w:rsidR="00625437" w:rsidRPr="00666582" w:rsidRDefault="00625437" w:rsidP="00EC037A">
      <w:pPr>
        <w:pStyle w:val="NormalWeb"/>
        <w:numPr>
          <w:ilvl w:val="0"/>
          <w:numId w:val="46"/>
        </w:numPr>
        <w:shd w:val="clear" w:color="auto" w:fill="FFFFFF"/>
        <w:spacing w:before="0" w:beforeAutospacing="0" w:after="0" w:afterAutospacing="0" w:line="360" w:lineRule="auto"/>
        <w:ind w:left="1440"/>
        <w:rPr>
          <w:rFonts w:asciiTheme="majorHAnsi" w:hAnsiTheme="majorHAnsi" w:cstheme="majorHAnsi"/>
          <w:color w:val="000000" w:themeColor="text1"/>
          <w:sz w:val="26"/>
          <w:szCs w:val="26"/>
        </w:rPr>
      </w:pPr>
      <w:r w:rsidRPr="00666582">
        <w:rPr>
          <w:rFonts w:asciiTheme="majorHAnsi" w:hAnsiTheme="majorHAnsi" w:cstheme="majorHAnsi"/>
          <w:bCs/>
          <w:color w:val="000000" w:themeColor="text1"/>
          <w:sz w:val="26"/>
          <w:szCs w:val="26"/>
          <w:u w:val="single"/>
        </w:rPr>
        <w:t>MySQL</w:t>
      </w:r>
      <w:r w:rsidRPr="00666582">
        <w:rPr>
          <w:rFonts w:asciiTheme="majorHAnsi" w:hAnsiTheme="majorHAnsi" w:cstheme="majorHAnsi"/>
          <w:color w:val="000000" w:themeColor="text1"/>
          <w:sz w:val="26"/>
          <w:szCs w:val="26"/>
        </w:rPr>
        <w:t> là một trong những ví dụ rất cơ bản về Hệ Quản trị Cơ sở dữ liệu quan hệ sử dụng Ngôn ngữ truy vấn có cấu trúc (SQL).</w:t>
      </w:r>
    </w:p>
    <w:p w14:paraId="1B4723D0" w14:textId="73475C8F" w:rsidR="00625437" w:rsidRPr="00666582" w:rsidRDefault="00625437" w:rsidP="00EC037A">
      <w:pPr>
        <w:pStyle w:val="NormalWeb"/>
        <w:numPr>
          <w:ilvl w:val="0"/>
          <w:numId w:val="46"/>
        </w:numPr>
        <w:shd w:val="clear" w:color="auto" w:fill="FFFFFF"/>
        <w:spacing w:before="0" w:beforeAutospacing="0" w:after="0" w:afterAutospacing="0" w:line="360" w:lineRule="auto"/>
        <w:ind w:left="1440"/>
        <w:rPr>
          <w:rFonts w:asciiTheme="majorHAnsi" w:hAnsiTheme="majorHAnsi" w:cstheme="majorHAnsi"/>
          <w:color w:val="000000" w:themeColor="text1"/>
          <w:sz w:val="26"/>
          <w:szCs w:val="26"/>
        </w:rPr>
      </w:pPr>
      <w:r w:rsidRPr="00666582">
        <w:rPr>
          <w:rFonts w:asciiTheme="majorHAnsi" w:hAnsiTheme="majorHAnsi" w:cstheme="majorHAnsi"/>
          <w:bCs/>
          <w:color w:val="000000" w:themeColor="text1"/>
          <w:sz w:val="26"/>
          <w:szCs w:val="26"/>
          <w:u w:val="single"/>
        </w:rPr>
        <w:t>MySQL</w:t>
      </w:r>
      <w:r w:rsidRPr="00666582">
        <w:rPr>
          <w:rFonts w:asciiTheme="majorHAnsi" w:hAnsiTheme="majorHAnsi" w:cstheme="majorHAnsi"/>
          <w:color w:val="000000" w:themeColor="text1"/>
          <w:sz w:val="26"/>
          <w:szCs w:val="26"/>
        </w:rPr>
        <w:t> được sử dụng cho việc bổ trợ Java, NodeJs, </w:t>
      </w:r>
      <w:hyperlink r:id="rId56" w:tooltip="PHP" w:history="1">
        <w:r w:rsidRPr="00666582">
          <w:rPr>
            <w:rStyle w:val="Hyperlink"/>
            <w:rFonts w:asciiTheme="majorHAnsi" w:hAnsiTheme="majorHAnsi" w:cstheme="majorHAnsi"/>
            <w:color w:val="000000" w:themeColor="text1"/>
            <w:sz w:val="26"/>
            <w:szCs w:val="26"/>
            <w:u w:val="none"/>
          </w:rPr>
          <w:t>PHP</w:t>
        </w:r>
      </w:hyperlink>
      <w:r w:rsidRPr="00666582">
        <w:rPr>
          <w:rFonts w:asciiTheme="majorHAnsi" w:hAnsiTheme="majorHAnsi" w:cstheme="majorHAnsi"/>
          <w:color w:val="000000" w:themeColor="text1"/>
          <w:sz w:val="26"/>
          <w:szCs w:val="26"/>
        </w:rPr>
        <w:t>, </w:t>
      </w:r>
      <w:hyperlink r:id="rId57" w:tooltip="Perl" w:history="1">
        <w:r w:rsidRPr="00666582">
          <w:rPr>
            <w:rStyle w:val="Hyperlink"/>
            <w:rFonts w:asciiTheme="majorHAnsi" w:hAnsiTheme="majorHAnsi" w:cstheme="majorHAnsi"/>
            <w:color w:val="000000" w:themeColor="text1"/>
            <w:sz w:val="26"/>
            <w:szCs w:val="26"/>
            <w:u w:val="none"/>
          </w:rPr>
          <w:t>Perl</w:t>
        </w:r>
      </w:hyperlink>
      <w:r w:rsidRPr="00666582">
        <w:rPr>
          <w:rFonts w:asciiTheme="majorHAnsi" w:hAnsiTheme="majorHAnsi" w:cstheme="majorHAnsi"/>
          <w:color w:val="000000" w:themeColor="text1"/>
          <w:sz w:val="26"/>
          <w:szCs w:val="26"/>
        </w:rPr>
        <w:t>, và nhiều ngôn ngữ khác, làm nơi lưu trữ những thông tin trên các trang web viết bằng Java, NodeJs, PHP hay Perl,...</w:t>
      </w:r>
    </w:p>
    <w:p w14:paraId="11B5E3C1" w14:textId="77777777" w:rsidR="00625437" w:rsidRPr="00666582" w:rsidRDefault="00625437" w:rsidP="00EC037A">
      <w:pPr>
        <w:pStyle w:val="NormalWeb"/>
        <w:shd w:val="clear" w:color="auto" w:fill="FFFFFF"/>
        <w:spacing w:before="0" w:beforeAutospacing="0" w:after="360" w:afterAutospacing="0" w:line="360" w:lineRule="auto"/>
        <w:ind w:left="720"/>
        <w:jc w:val="both"/>
        <w:textAlignment w:val="baseline"/>
        <w:rPr>
          <w:rFonts w:asciiTheme="majorHAnsi" w:hAnsiTheme="majorHAnsi" w:cstheme="majorHAnsi"/>
          <w:color w:val="000000" w:themeColor="text1"/>
          <w:sz w:val="26"/>
          <w:szCs w:val="26"/>
        </w:rPr>
      </w:pPr>
    </w:p>
    <w:p w14:paraId="05E0F70E" w14:textId="5EE5340A" w:rsidR="00094385" w:rsidRPr="00666582" w:rsidRDefault="00094385" w:rsidP="00EC037A">
      <w:pPr>
        <w:pStyle w:val="ListParagraph"/>
        <w:shd w:val="clear" w:color="auto" w:fill="FFFFFF"/>
        <w:spacing w:after="360" w:line="360" w:lineRule="auto"/>
        <w:ind w:left="1440"/>
        <w:jc w:val="both"/>
        <w:textAlignment w:val="baseline"/>
        <w:rPr>
          <w:rFonts w:asciiTheme="majorHAnsi" w:eastAsia="Times New Roman" w:hAnsiTheme="majorHAnsi" w:cstheme="majorHAnsi"/>
          <w:color w:val="000000" w:themeColor="text1"/>
          <w:sz w:val="26"/>
          <w:szCs w:val="26"/>
          <w:lang w:val="en-US"/>
        </w:rPr>
      </w:pPr>
    </w:p>
    <w:p w14:paraId="74836546" w14:textId="6747A420" w:rsidR="00845BF5" w:rsidRPr="00666582" w:rsidRDefault="00845BF5" w:rsidP="00EC037A">
      <w:pPr>
        <w:pStyle w:val="ListParagraph"/>
        <w:spacing w:line="360" w:lineRule="auto"/>
        <w:ind w:left="1440"/>
        <w:rPr>
          <w:rFonts w:asciiTheme="majorHAnsi" w:hAnsiTheme="majorHAnsi" w:cstheme="majorHAnsi"/>
          <w:color w:val="000000" w:themeColor="text1"/>
          <w:sz w:val="26"/>
          <w:szCs w:val="26"/>
        </w:rPr>
      </w:pPr>
    </w:p>
    <w:p w14:paraId="3A07EE86" w14:textId="728DA39F" w:rsidR="00795835" w:rsidRPr="00666582" w:rsidRDefault="00795835" w:rsidP="00EC037A">
      <w:pPr>
        <w:spacing w:after="120" w:line="360" w:lineRule="auto"/>
        <w:rPr>
          <w:rFonts w:asciiTheme="majorHAnsi" w:hAnsiTheme="majorHAnsi" w:cstheme="majorHAnsi"/>
          <w:b/>
          <w:color w:val="000000" w:themeColor="text1"/>
          <w:sz w:val="36"/>
          <w:szCs w:val="36"/>
        </w:rPr>
      </w:pPr>
      <w:r w:rsidRPr="00666582">
        <w:rPr>
          <w:rFonts w:asciiTheme="majorHAnsi" w:hAnsiTheme="majorHAnsi" w:cstheme="majorHAnsi"/>
          <w:color w:val="000000" w:themeColor="text1"/>
        </w:rPr>
        <w:br w:type="page"/>
      </w:r>
    </w:p>
    <w:p w14:paraId="0F765619" w14:textId="2D47549F" w:rsidR="006E34E5" w:rsidRPr="00666582" w:rsidRDefault="006E34E5" w:rsidP="00EC037A">
      <w:pPr>
        <w:pStyle w:val="Heading1"/>
        <w:spacing w:after="120" w:line="360" w:lineRule="auto"/>
        <w:rPr>
          <w:color w:val="000000" w:themeColor="text1"/>
        </w:rPr>
      </w:pPr>
      <w:bookmarkStart w:id="52" w:name="_Toc533343093"/>
      <w:bookmarkStart w:id="53" w:name="_Toc533343120"/>
      <w:bookmarkStart w:id="54" w:name="_Toc533369148"/>
      <w:r w:rsidRPr="00666582">
        <w:rPr>
          <w:color w:val="000000" w:themeColor="text1"/>
        </w:rPr>
        <w:lastRenderedPageBreak/>
        <w:t>ĐÁNH GIÁ</w:t>
      </w:r>
      <w:bookmarkEnd w:id="52"/>
      <w:bookmarkEnd w:id="53"/>
      <w:bookmarkEnd w:id="54"/>
    </w:p>
    <w:p w14:paraId="22E65EB9" w14:textId="0103B12C" w:rsidR="00CA3BD6" w:rsidRPr="00666582" w:rsidRDefault="00CA3BD6" w:rsidP="00EC037A">
      <w:pPr>
        <w:pStyle w:val="Heading2"/>
        <w:numPr>
          <w:ilvl w:val="0"/>
          <w:numId w:val="17"/>
        </w:numPr>
        <w:spacing w:after="120" w:line="360" w:lineRule="auto"/>
        <w:rPr>
          <w:color w:val="000000" w:themeColor="text1"/>
        </w:rPr>
      </w:pPr>
      <w:bookmarkStart w:id="55" w:name="_Toc533343094"/>
      <w:bookmarkStart w:id="56" w:name="_Toc533343121"/>
      <w:bookmarkStart w:id="57" w:name="_Toc533369149"/>
      <w:r w:rsidRPr="00666582">
        <w:rPr>
          <w:color w:val="000000" w:themeColor="text1"/>
        </w:rPr>
        <w:t>Quá trình thực hiện ứng dụng</w:t>
      </w:r>
      <w:bookmarkEnd w:id="55"/>
      <w:bookmarkEnd w:id="56"/>
      <w:bookmarkEnd w:id="57"/>
    </w:p>
    <w:p w14:paraId="7ACC9CCB" w14:textId="77777777" w:rsidR="00CA3BD6" w:rsidRPr="00666582" w:rsidRDefault="00CA3BD6" w:rsidP="00EC037A">
      <w:pPr>
        <w:spacing w:after="120" w:line="360" w:lineRule="auto"/>
        <w:ind w:firstLine="720"/>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Thuận lợi:</w:t>
      </w:r>
    </w:p>
    <w:p w14:paraId="16A823CA" w14:textId="2A7D4EBA" w:rsidR="00CA3BD6" w:rsidRPr="00666582" w:rsidRDefault="00CA3BD6" w:rsidP="00EC037A">
      <w:pPr>
        <w:pStyle w:val="ListParagraph"/>
        <w:numPr>
          <w:ilvl w:val="0"/>
          <w:numId w:val="6"/>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Nhiều công nghệ hỗ trợ cho việc phát triển ứng dụng</w:t>
      </w:r>
      <w:r w:rsidR="00E567C7" w:rsidRPr="00666582">
        <w:rPr>
          <w:rFonts w:asciiTheme="majorHAnsi" w:hAnsiTheme="majorHAnsi" w:cstheme="majorHAnsi"/>
          <w:color w:val="000000" w:themeColor="text1"/>
          <w:sz w:val="26"/>
          <w:szCs w:val="26"/>
          <w:lang w:val="en-US"/>
        </w:rPr>
        <w:t>.</w:t>
      </w:r>
    </w:p>
    <w:p w14:paraId="4B71C297" w14:textId="3684D75D" w:rsidR="00CA3BD6" w:rsidRPr="00666582" w:rsidRDefault="00CA3BD6" w:rsidP="00EC037A">
      <w:pPr>
        <w:pStyle w:val="ListParagraph"/>
        <w:numPr>
          <w:ilvl w:val="0"/>
          <w:numId w:val="6"/>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Nhiều thư viện tiện ích</w:t>
      </w:r>
      <w:r w:rsidR="00E567C7" w:rsidRPr="00666582">
        <w:rPr>
          <w:rFonts w:asciiTheme="majorHAnsi" w:hAnsiTheme="majorHAnsi" w:cstheme="majorHAnsi"/>
          <w:color w:val="000000" w:themeColor="text1"/>
          <w:sz w:val="26"/>
          <w:szCs w:val="26"/>
          <w:lang w:val="en-US"/>
        </w:rPr>
        <w:t>.</w:t>
      </w:r>
    </w:p>
    <w:p w14:paraId="6642FC43" w14:textId="5E233AB5" w:rsidR="00CA3BD6" w:rsidRPr="00666582" w:rsidRDefault="00CA3BD6" w:rsidP="00EC037A">
      <w:pPr>
        <w:pStyle w:val="ListParagraph"/>
        <w:numPr>
          <w:ilvl w:val="0"/>
          <w:numId w:val="6"/>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Mô hình quản lý thực tế</w:t>
      </w:r>
      <w:r w:rsidR="00E567C7" w:rsidRPr="00666582">
        <w:rPr>
          <w:rFonts w:asciiTheme="majorHAnsi" w:hAnsiTheme="majorHAnsi" w:cstheme="majorHAnsi"/>
          <w:color w:val="000000" w:themeColor="text1"/>
          <w:sz w:val="26"/>
          <w:szCs w:val="26"/>
          <w:lang w:val="en-US"/>
        </w:rPr>
        <w:t>.</w:t>
      </w:r>
    </w:p>
    <w:p w14:paraId="32D47546" w14:textId="49F1E28E" w:rsidR="00CA3BD6" w:rsidRPr="00666582" w:rsidRDefault="00CA3BD6" w:rsidP="00EC037A">
      <w:pPr>
        <w:pStyle w:val="ListParagraph"/>
        <w:numPr>
          <w:ilvl w:val="0"/>
          <w:numId w:val="6"/>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Nguồn tài liệu phong phú</w:t>
      </w:r>
      <w:r w:rsidR="00E567C7" w:rsidRPr="00666582">
        <w:rPr>
          <w:rFonts w:asciiTheme="majorHAnsi" w:hAnsiTheme="majorHAnsi" w:cstheme="majorHAnsi"/>
          <w:color w:val="000000" w:themeColor="text1"/>
          <w:sz w:val="26"/>
          <w:szCs w:val="26"/>
          <w:lang w:val="en-US"/>
        </w:rPr>
        <w:t>.</w:t>
      </w:r>
    </w:p>
    <w:p w14:paraId="1BA3DD97" w14:textId="115865D2" w:rsidR="00CA3BD6" w:rsidRPr="00666582" w:rsidRDefault="00CA3BD6" w:rsidP="00EC037A">
      <w:pPr>
        <w:pStyle w:val="ListParagraph"/>
        <w:numPr>
          <w:ilvl w:val="0"/>
          <w:numId w:val="6"/>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Bản thân sinh viên có kiến thức cơ bản về lập trình Java</w:t>
      </w:r>
      <w:r w:rsidR="00E567C7" w:rsidRPr="00666582">
        <w:rPr>
          <w:rFonts w:asciiTheme="majorHAnsi" w:hAnsiTheme="majorHAnsi" w:cstheme="majorHAnsi"/>
          <w:color w:val="000000" w:themeColor="text1"/>
          <w:sz w:val="26"/>
          <w:szCs w:val="26"/>
          <w:lang w:val="en-US"/>
        </w:rPr>
        <w:t>.</w:t>
      </w:r>
    </w:p>
    <w:p w14:paraId="7878B78E" w14:textId="186008D2" w:rsidR="00CA3BD6" w:rsidRPr="00666582" w:rsidRDefault="00CA3BD6" w:rsidP="00EC037A">
      <w:pPr>
        <w:pStyle w:val="ListParagraph"/>
        <w:numPr>
          <w:ilvl w:val="0"/>
          <w:numId w:val="6"/>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Thời gian thiết kế và phát triển ứng dụng nhiều.</w:t>
      </w:r>
    </w:p>
    <w:p w14:paraId="4A26AA49" w14:textId="77777777" w:rsidR="00CA3BD6" w:rsidRPr="00666582" w:rsidRDefault="00CA3BD6" w:rsidP="00EC037A">
      <w:pPr>
        <w:spacing w:after="120" w:line="360" w:lineRule="auto"/>
        <w:ind w:firstLine="720"/>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Khó khăn:</w:t>
      </w:r>
    </w:p>
    <w:p w14:paraId="485F9B58" w14:textId="33C9C2B2" w:rsidR="00CA3BD6" w:rsidRPr="00666582" w:rsidRDefault="00CA196E" w:rsidP="00EC037A">
      <w:pPr>
        <w:pStyle w:val="ListParagraph"/>
        <w:numPr>
          <w:ilvl w:val="0"/>
          <w:numId w:val="7"/>
        </w:numPr>
        <w:spacing w:after="120" w:line="36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Tìm hiểu về công nghệ và </w:t>
      </w:r>
      <w:r w:rsidR="0089774B">
        <w:rPr>
          <w:rFonts w:asciiTheme="majorHAnsi" w:hAnsiTheme="majorHAnsi" w:cstheme="majorHAnsi"/>
          <w:color w:val="000000" w:themeColor="text1"/>
          <w:sz w:val="26"/>
          <w:szCs w:val="26"/>
          <w:lang w:val="en-US"/>
        </w:rPr>
        <w:t>hiện thực</w:t>
      </w:r>
      <w:r>
        <w:rPr>
          <w:rFonts w:asciiTheme="majorHAnsi" w:hAnsiTheme="majorHAnsi" w:cstheme="majorHAnsi"/>
          <w:color w:val="000000" w:themeColor="text1"/>
          <w:sz w:val="26"/>
          <w:szCs w:val="26"/>
          <w:lang w:val="en-US"/>
        </w:rPr>
        <w:t xml:space="preserve"> trong thời gian ngắn.</w:t>
      </w:r>
    </w:p>
    <w:p w14:paraId="16D75D3B" w14:textId="70A9E116" w:rsidR="00CA3BD6" w:rsidRPr="00666582" w:rsidRDefault="00CA3BD6" w:rsidP="00EC037A">
      <w:pPr>
        <w:pStyle w:val="ListParagraph"/>
        <w:numPr>
          <w:ilvl w:val="0"/>
          <w:numId w:val="7"/>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Chưa tận dụng, tối ưu chức năng các thư viện, công nghệ.</w:t>
      </w:r>
    </w:p>
    <w:p w14:paraId="429C9777" w14:textId="5E229AAE" w:rsidR="00CA3BD6" w:rsidRPr="00666582" w:rsidRDefault="00081383" w:rsidP="00EC037A">
      <w:pPr>
        <w:pStyle w:val="Heading2"/>
        <w:numPr>
          <w:ilvl w:val="0"/>
          <w:numId w:val="17"/>
        </w:numPr>
        <w:spacing w:after="120" w:line="360" w:lineRule="auto"/>
        <w:rPr>
          <w:color w:val="000000" w:themeColor="text1"/>
        </w:rPr>
      </w:pPr>
      <w:bookmarkStart w:id="58" w:name="_Toc533343095"/>
      <w:bookmarkStart w:id="59" w:name="_Toc533343122"/>
      <w:bookmarkStart w:id="60" w:name="_Toc533369150"/>
      <w:r w:rsidRPr="00666582">
        <w:rPr>
          <w:color w:val="000000" w:themeColor="text1"/>
        </w:rPr>
        <w:t xml:space="preserve">Ưu – Nhược điểm </w:t>
      </w:r>
      <w:r w:rsidR="000A7B44" w:rsidRPr="00666582">
        <w:rPr>
          <w:color w:val="000000" w:themeColor="text1"/>
        </w:rPr>
        <w:t>của</w:t>
      </w:r>
      <w:r w:rsidRPr="00666582">
        <w:rPr>
          <w:color w:val="000000" w:themeColor="text1"/>
        </w:rPr>
        <w:t xml:space="preserve"> ứng dụng</w:t>
      </w:r>
      <w:bookmarkEnd w:id="58"/>
      <w:bookmarkEnd w:id="59"/>
      <w:bookmarkEnd w:id="60"/>
    </w:p>
    <w:p w14:paraId="0C6B820E" w14:textId="77777777" w:rsidR="00CA3BD6" w:rsidRPr="00666582" w:rsidRDefault="00CA3BD6" w:rsidP="00EC037A">
      <w:pPr>
        <w:spacing w:after="120" w:line="360" w:lineRule="auto"/>
        <w:ind w:firstLine="720"/>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Ưu điểm:</w:t>
      </w:r>
    </w:p>
    <w:p w14:paraId="1369140D" w14:textId="115CE388" w:rsidR="00CA3BD6" w:rsidRPr="00666582" w:rsidRDefault="00CA3BD6" w:rsidP="00EC037A">
      <w:pPr>
        <w:pStyle w:val="ListParagraph"/>
        <w:numPr>
          <w:ilvl w:val="0"/>
          <w:numId w:val="8"/>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Có những chức năng cơ bản</w:t>
      </w:r>
      <w:r w:rsidR="00634EFD" w:rsidRPr="00666582">
        <w:rPr>
          <w:rFonts w:asciiTheme="majorHAnsi" w:hAnsiTheme="majorHAnsi" w:cstheme="majorHAnsi"/>
          <w:color w:val="000000" w:themeColor="text1"/>
          <w:sz w:val="26"/>
          <w:szCs w:val="26"/>
          <w:lang w:val="en-US"/>
        </w:rPr>
        <w:t>.</w:t>
      </w:r>
    </w:p>
    <w:p w14:paraId="4132FCB5" w14:textId="2F1CC1D2" w:rsidR="00CA3BD6" w:rsidRPr="00666582" w:rsidRDefault="00CA3BD6" w:rsidP="00EC037A">
      <w:pPr>
        <w:pStyle w:val="ListParagraph"/>
        <w:numPr>
          <w:ilvl w:val="0"/>
          <w:numId w:val="8"/>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Chạy trên nhiều nền tảng</w:t>
      </w:r>
      <w:r w:rsidR="00D17922" w:rsidRPr="00666582">
        <w:rPr>
          <w:rFonts w:asciiTheme="majorHAnsi" w:hAnsiTheme="majorHAnsi" w:cstheme="majorHAnsi"/>
          <w:color w:val="000000" w:themeColor="text1"/>
          <w:sz w:val="26"/>
          <w:szCs w:val="26"/>
          <w:lang w:val="en-US"/>
        </w:rPr>
        <w:t>.</w:t>
      </w:r>
    </w:p>
    <w:p w14:paraId="5C157841" w14:textId="77777777" w:rsidR="00CA3BD6" w:rsidRPr="00666582" w:rsidRDefault="00CA3BD6" w:rsidP="00EC037A">
      <w:pPr>
        <w:spacing w:after="120" w:line="360" w:lineRule="auto"/>
        <w:ind w:firstLine="720"/>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Nhược điểm:</w:t>
      </w:r>
    </w:p>
    <w:p w14:paraId="7DCE08AD" w14:textId="63DD63A6" w:rsidR="00CA3BD6" w:rsidRPr="00666582" w:rsidRDefault="00CA3BD6" w:rsidP="00EC037A">
      <w:pPr>
        <w:pStyle w:val="ListParagraph"/>
        <w:numPr>
          <w:ilvl w:val="0"/>
          <w:numId w:val="9"/>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Cơ sở dữ liệu chưa ràng buộc chặt chẽ</w:t>
      </w:r>
      <w:r w:rsidR="00634EFD" w:rsidRPr="00666582">
        <w:rPr>
          <w:rFonts w:asciiTheme="majorHAnsi" w:hAnsiTheme="majorHAnsi" w:cstheme="majorHAnsi"/>
          <w:color w:val="000000" w:themeColor="text1"/>
          <w:sz w:val="26"/>
          <w:szCs w:val="26"/>
          <w:lang w:val="en-US"/>
        </w:rPr>
        <w:t>.</w:t>
      </w:r>
    </w:p>
    <w:p w14:paraId="642FD379" w14:textId="69FCEC16" w:rsidR="00CA3BD6" w:rsidRPr="00666582" w:rsidRDefault="00CA3BD6" w:rsidP="00EC037A">
      <w:pPr>
        <w:pStyle w:val="ListParagraph"/>
        <w:numPr>
          <w:ilvl w:val="0"/>
          <w:numId w:val="9"/>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Load dữ liệu</w:t>
      </w:r>
      <w:r w:rsidR="005448D1" w:rsidRPr="00666582">
        <w:rPr>
          <w:rFonts w:asciiTheme="majorHAnsi" w:hAnsiTheme="majorHAnsi" w:cstheme="majorHAnsi"/>
          <w:color w:val="000000" w:themeColor="text1"/>
          <w:sz w:val="26"/>
          <w:szCs w:val="26"/>
          <w:lang w:val="en-US"/>
        </w:rPr>
        <w:t xml:space="preserve"> và giao diện</w:t>
      </w:r>
      <w:r w:rsidRPr="00666582">
        <w:rPr>
          <w:rFonts w:asciiTheme="majorHAnsi" w:hAnsiTheme="majorHAnsi" w:cstheme="majorHAnsi"/>
          <w:color w:val="000000" w:themeColor="text1"/>
          <w:sz w:val="26"/>
          <w:szCs w:val="26"/>
          <w:lang w:val="en-US"/>
        </w:rPr>
        <w:t xml:space="preserve"> còn chậm.</w:t>
      </w:r>
    </w:p>
    <w:p w14:paraId="19D0C843" w14:textId="5FC22135" w:rsidR="00CA3BD6" w:rsidRPr="00666582" w:rsidRDefault="008C42E6" w:rsidP="00EC037A">
      <w:pPr>
        <w:pStyle w:val="Heading2"/>
        <w:numPr>
          <w:ilvl w:val="0"/>
          <w:numId w:val="17"/>
        </w:numPr>
        <w:spacing w:after="120" w:line="360" w:lineRule="auto"/>
        <w:rPr>
          <w:color w:val="000000" w:themeColor="text1"/>
        </w:rPr>
      </w:pPr>
      <w:bookmarkStart w:id="61" w:name="_Toc533343096"/>
      <w:bookmarkStart w:id="62" w:name="_Toc533343123"/>
      <w:bookmarkStart w:id="63" w:name="_Toc533369151"/>
      <w:r w:rsidRPr="00666582">
        <w:rPr>
          <w:color w:val="000000" w:themeColor="text1"/>
        </w:rPr>
        <w:t>Hướng p</w:t>
      </w:r>
      <w:r w:rsidR="00CA3BD6" w:rsidRPr="00666582">
        <w:rPr>
          <w:color w:val="000000" w:themeColor="text1"/>
        </w:rPr>
        <w:t>hát triển</w:t>
      </w:r>
      <w:r w:rsidRPr="00666582">
        <w:rPr>
          <w:color w:val="000000" w:themeColor="text1"/>
        </w:rPr>
        <w:t xml:space="preserve"> của đề tài</w:t>
      </w:r>
      <w:bookmarkEnd w:id="61"/>
      <w:bookmarkEnd w:id="62"/>
      <w:bookmarkEnd w:id="63"/>
    </w:p>
    <w:p w14:paraId="799F7D1D" w14:textId="16B36456" w:rsidR="00CA3BD6" w:rsidRPr="00666582" w:rsidRDefault="00CA3BD6" w:rsidP="00EC037A">
      <w:pPr>
        <w:pStyle w:val="ListParagraph"/>
        <w:numPr>
          <w:ilvl w:val="0"/>
          <w:numId w:val="10"/>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 xml:space="preserve">Thêm </w:t>
      </w:r>
      <w:r w:rsidR="003B584E" w:rsidRPr="00666582">
        <w:rPr>
          <w:rFonts w:asciiTheme="majorHAnsi" w:hAnsiTheme="majorHAnsi" w:cstheme="majorHAnsi"/>
          <w:color w:val="000000" w:themeColor="text1"/>
          <w:sz w:val="26"/>
          <w:szCs w:val="26"/>
          <w:lang w:val="en-US"/>
        </w:rPr>
        <w:t xml:space="preserve">một số bảng mở rộng </w:t>
      </w:r>
      <w:r w:rsidR="008101D5" w:rsidRPr="00666582">
        <w:rPr>
          <w:rFonts w:asciiTheme="majorHAnsi" w:hAnsiTheme="majorHAnsi" w:cstheme="majorHAnsi"/>
          <w:color w:val="000000" w:themeColor="text1"/>
          <w:sz w:val="26"/>
          <w:szCs w:val="26"/>
          <w:lang w:val="en-US"/>
        </w:rPr>
        <w:t>dự án</w:t>
      </w:r>
      <w:r w:rsidR="00634EFD" w:rsidRPr="00666582">
        <w:rPr>
          <w:rFonts w:asciiTheme="majorHAnsi" w:hAnsiTheme="majorHAnsi" w:cstheme="majorHAnsi"/>
          <w:color w:val="000000" w:themeColor="text1"/>
          <w:sz w:val="26"/>
          <w:szCs w:val="26"/>
          <w:lang w:val="en-US"/>
        </w:rPr>
        <w:t>.</w:t>
      </w:r>
    </w:p>
    <w:p w14:paraId="768FCC60" w14:textId="2A9FCF1E" w:rsidR="00CA3BD6" w:rsidRPr="00666582" w:rsidRDefault="00CA3BD6" w:rsidP="00EC037A">
      <w:pPr>
        <w:pStyle w:val="ListParagraph"/>
        <w:numPr>
          <w:ilvl w:val="0"/>
          <w:numId w:val="10"/>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Ràng buộc chặt chẽ hơn</w:t>
      </w:r>
      <w:r w:rsidR="00634EFD" w:rsidRPr="00666582">
        <w:rPr>
          <w:rFonts w:asciiTheme="majorHAnsi" w:hAnsiTheme="majorHAnsi" w:cstheme="majorHAnsi"/>
          <w:color w:val="000000" w:themeColor="text1"/>
          <w:sz w:val="26"/>
          <w:szCs w:val="26"/>
          <w:lang w:val="en-US"/>
        </w:rPr>
        <w:t>.</w:t>
      </w:r>
    </w:p>
    <w:p w14:paraId="05A06F0C" w14:textId="6F81013C" w:rsidR="00CA3BD6" w:rsidRPr="00666582" w:rsidRDefault="00CA3BD6" w:rsidP="00EC037A">
      <w:pPr>
        <w:pStyle w:val="ListParagraph"/>
        <w:numPr>
          <w:ilvl w:val="0"/>
          <w:numId w:val="10"/>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Mở rộng chức năng</w:t>
      </w:r>
      <w:r w:rsidR="008101D5" w:rsidRPr="00666582">
        <w:rPr>
          <w:rFonts w:asciiTheme="majorHAnsi" w:hAnsiTheme="majorHAnsi" w:cstheme="majorHAnsi"/>
          <w:color w:val="000000" w:themeColor="text1"/>
          <w:sz w:val="26"/>
          <w:szCs w:val="26"/>
          <w:lang w:val="en-US"/>
        </w:rPr>
        <w:t xml:space="preserve"> cho </w:t>
      </w:r>
      <w:del w:id="64" w:author="cong an ngo" w:date="2018-12-12T12:07:00Z">
        <w:r w:rsidR="008101D5" w:rsidRPr="00666582" w:rsidDel="003A227B">
          <w:rPr>
            <w:rFonts w:asciiTheme="majorHAnsi" w:hAnsiTheme="majorHAnsi" w:cstheme="majorHAnsi"/>
            <w:color w:val="000000" w:themeColor="text1"/>
            <w:sz w:val="26"/>
            <w:szCs w:val="26"/>
            <w:lang w:val="en-US"/>
          </w:rPr>
          <w:delText xml:space="preserve"> </w:delText>
        </w:r>
      </w:del>
      <w:r w:rsidR="008101D5" w:rsidRPr="00666582">
        <w:rPr>
          <w:rFonts w:asciiTheme="majorHAnsi" w:hAnsiTheme="majorHAnsi" w:cstheme="majorHAnsi"/>
          <w:color w:val="000000" w:themeColor="text1"/>
          <w:sz w:val="26"/>
          <w:szCs w:val="26"/>
          <w:lang w:val="en-US"/>
        </w:rPr>
        <w:t>admin và người dùng</w:t>
      </w:r>
      <w:r w:rsidR="00634EFD" w:rsidRPr="00666582">
        <w:rPr>
          <w:rFonts w:asciiTheme="majorHAnsi" w:hAnsiTheme="majorHAnsi" w:cstheme="majorHAnsi"/>
          <w:color w:val="000000" w:themeColor="text1"/>
          <w:sz w:val="26"/>
          <w:szCs w:val="26"/>
          <w:lang w:val="en-US"/>
        </w:rPr>
        <w:t>.</w:t>
      </w:r>
    </w:p>
    <w:p w14:paraId="76D0CFAF" w14:textId="2889D019" w:rsidR="00CA3BD6" w:rsidRPr="00666582" w:rsidRDefault="00CA3BD6" w:rsidP="00EC037A">
      <w:pPr>
        <w:pStyle w:val="ListParagraph"/>
        <w:numPr>
          <w:ilvl w:val="0"/>
          <w:numId w:val="10"/>
        </w:numPr>
        <w:spacing w:after="120" w:line="360" w:lineRule="auto"/>
        <w:rPr>
          <w:rFonts w:asciiTheme="majorHAnsi" w:hAnsiTheme="majorHAnsi" w:cstheme="majorHAnsi"/>
          <w:color w:val="000000" w:themeColor="text1"/>
          <w:sz w:val="26"/>
          <w:szCs w:val="26"/>
          <w:lang w:val="en-US"/>
        </w:rPr>
      </w:pPr>
      <w:r w:rsidRPr="00666582">
        <w:rPr>
          <w:rFonts w:asciiTheme="majorHAnsi" w:hAnsiTheme="majorHAnsi" w:cstheme="majorHAnsi"/>
          <w:color w:val="000000" w:themeColor="text1"/>
          <w:sz w:val="26"/>
          <w:szCs w:val="26"/>
          <w:lang w:val="en-US"/>
        </w:rPr>
        <w:t>Cải tiến giao diện</w:t>
      </w:r>
      <w:r w:rsidR="00634EFD" w:rsidRPr="00666582">
        <w:rPr>
          <w:rFonts w:asciiTheme="majorHAnsi" w:hAnsiTheme="majorHAnsi" w:cstheme="majorHAnsi"/>
          <w:color w:val="000000" w:themeColor="text1"/>
          <w:sz w:val="26"/>
          <w:szCs w:val="26"/>
          <w:lang w:val="en-US"/>
        </w:rPr>
        <w:t>.</w:t>
      </w:r>
    </w:p>
    <w:p w14:paraId="6BF7DC93" w14:textId="02A4CB49" w:rsidR="00146AEE" w:rsidRPr="00666582" w:rsidRDefault="00146AEE" w:rsidP="00EC037A">
      <w:pPr>
        <w:spacing w:line="360" w:lineRule="auto"/>
        <w:rPr>
          <w:noProof/>
          <w:color w:val="000000" w:themeColor="text1"/>
          <w:lang w:val="en-US" w:eastAsia="zh-CN"/>
        </w:rPr>
      </w:pPr>
    </w:p>
    <w:sectPr w:rsidR="00146AEE" w:rsidRPr="00666582" w:rsidSect="00D0563C">
      <w:pgSz w:w="11906" w:h="16838"/>
      <w:pgMar w:top="851" w:right="851" w:bottom="851"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622E9" w14:textId="77777777" w:rsidR="00685403" w:rsidRDefault="00685403">
      <w:pPr>
        <w:spacing w:after="0" w:line="240" w:lineRule="auto"/>
      </w:pPr>
      <w:r>
        <w:separator/>
      </w:r>
    </w:p>
  </w:endnote>
  <w:endnote w:type="continuationSeparator" w:id="0">
    <w:p w14:paraId="3F0E8907" w14:textId="77777777" w:rsidR="00685403" w:rsidRDefault="00685403">
      <w:pPr>
        <w:spacing w:after="0" w:line="240" w:lineRule="auto"/>
      </w:pPr>
      <w:r>
        <w:continuationSeparator/>
      </w:r>
    </w:p>
  </w:endnote>
  <w:endnote w:type="continuationNotice" w:id="1">
    <w:p w14:paraId="732B4829" w14:textId="77777777" w:rsidR="00685403" w:rsidRDefault="006854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1933374"/>
      <w:docPartObj>
        <w:docPartGallery w:val="Page Numbers (Bottom of Page)"/>
        <w:docPartUnique/>
      </w:docPartObj>
    </w:sdtPr>
    <w:sdtEndPr>
      <w:rPr>
        <w:noProof/>
      </w:rPr>
    </w:sdtEndPr>
    <w:sdtContent>
      <w:p w14:paraId="7858ABDC" w14:textId="34BD2A35" w:rsidR="00015ABF" w:rsidRDefault="00015ABF">
        <w:pPr>
          <w:pStyle w:val="Footer"/>
          <w:jc w:val="right"/>
        </w:pPr>
        <w:r>
          <w:fldChar w:fldCharType="begin"/>
        </w:r>
        <w:r>
          <w:instrText xml:space="preserve"> PAGE   \* MERGEFORMAT </w:instrText>
        </w:r>
        <w:r>
          <w:fldChar w:fldCharType="separate"/>
        </w:r>
        <w:r w:rsidR="00AF5125">
          <w:rPr>
            <w:noProof/>
          </w:rPr>
          <w:t>1</w:t>
        </w:r>
        <w:r>
          <w:rPr>
            <w:noProof/>
          </w:rPr>
          <w:fldChar w:fldCharType="end"/>
        </w:r>
      </w:p>
    </w:sdtContent>
  </w:sdt>
  <w:p w14:paraId="2E211935" w14:textId="0959F27A" w:rsidR="00C83A42" w:rsidRDefault="00C83A42" w:rsidP="63C104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73F55" w14:textId="043FBD03" w:rsidR="00C83A42" w:rsidRDefault="00015ABF" w:rsidP="00DC3D5A">
    <w:pPr>
      <w:pStyle w:val="Footer"/>
      <w:jc w:val="right"/>
    </w:pPr>
    <w:r>
      <w:fldChar w:fldCharType="begin"/>
    </w:r>
    <w:r>
      <w:instrText xml:space="preserve"> PAGE   \* MERGEFORMAT </w:instrText>
    </w:r>
    <w:r>
      <w:fldChar w:fldCharType="separate"/>
    </w:r>
    <w:r w:rsidR="00AF5125">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72E3E" w14:textId="77777777" w:rsidR="00685403" w:rsidRDefault="00685403">
      <w:pPr>
        <w:spacing w:after="0" w:line="240" w:lineRule="auto"/>
      </w:pPr>
      <w:r>
        <w:separator/>
      </w:r>
    </w:p>
  </w:footnote>
  <w:footnote w:type="continuationSeparator" w:id="0">
    <w:p w14:paraId="361FAE07" w14:textId="77777777" w:rsidR="00685403" w:rsidRDefault="00685403">
      <w:pPr>
        <w:spacing w:after="0" w:line="240" w:lineRule="auto"/>
      </w:pPr>
      <w:r>
        <w:continuationSeparator/>
      </w:r>
    </w:p>
  </w:footnote>
  <w:footnote w:type="continuationNotice" w:id="1">
    <w:p w14:paraId="309F4FEF" w14:textId="77777777" w:rsidR="00685403" w:rsidRDefault="006854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gridCol w:w="3009"/>
    </w:tblGrid>
    <w:tr w:rsidR="00BE0D0F" w14:paraId="1741C567" w14:textId="77777777" w:rsidTr="00BE0D0F">
      <w:tc>
        <w:tcPr>
          <w:tcW w:w="3009" w:type="dxa"/>
        </w:tcPr>
        <w:p w14:paraId="69E73C1D" w14:textId="6FD87D49" w:rsidR="00BE0D0F" w:rsidRDefault="00BE0D0F" w:rsidP="63C1046C">
          <w:pPr>
            <w:pStyle w:val="Header"/>
            <w:ind w:left="-115"/>
          </w:pPr>
        </w:p>
      </w:tc>
      <w:tc>
        <w:tcPr>
          <w:tcW w:w="3009" w:type="dxa"/>
        </w:tcPr>
        <w:p w14:paraId="312CF03B" w14:textId="77777777" w:rsidR="00BE0D0F" w:rsidRDefault="00BE0D0F" w:rsidP="63C1046C">
          <w:pPr>
            <w:pStyle w:val="Header"/>
            <w:jc w:val="center"/>
          </w:pPr>
        </w:p>
      </w:tc>
      <w:tc>
        <w:tcPr>
          <w:tcW w:w="3009" w:type="dxa"/>
        </w:tcPr>
        <w:p w14:paraId="42FE780F" w14:textId="1A1BA245" w:rsidR="00BE0D0F" w:rsidRDefault="00BE0D0F" w:rsidP="63C1046C">
          <w:pPr>
            <w:pStyle w:val="Header"/>
            <w:jc w:val="center"/>
          </w:pPr>
        </w:p>
      </w:tc>
      <w:tc>
        <w:tcPr>
          <w:tcW w:w="3009" w:type="dxa"/>
        </w:tcPr>
        <w:p w14:paraId="2CA1B336" w14:textId="5C723840" w:rsidR="00BE0D0F" w:rsidRDefault="00BE0D0F" w:rsidP="63C1046C">
          <w:pPr>
            <w:pStyle w:val="Header"/>
            <w:ind w:right="-115"/>
            <w:jc w:val="right"/>
          </w:pPr>
        </w:p>
      </w:tc>
    </w:tr>
  </w:tbl>
  <w:p w14:paraId="2E173BB3" w14:textId="2BA3943E" w:rsidR="00C83A42" w:rsidRDefault="00C83A42" w:rsidP="63C104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5C86"/>
    <w:multiLevelType w:val="multilevel"/>
    <w:tmpl w:val="9D6491D2"/>
    <w:lvl w:ilvl="0">
      <w:start w:val="1"/>
      <w:numFmt w:val="decimal"/>
      <w:lvlText w:val="%1."/>
      <w:lvlJc w:val="left"/>
      <w:pPr>
        <w:ind w:left="720" w:hanging="360"/>
      </w:pPr>
      <w:rPr>
        <w:rFonts w:hint="default"/>
      </w:rPr>
    </w:lvl>
    <w:lvl w:ilvl="1">
      <w:start w:val="1"/>
      <w:numFmt w:val="decimal"/>
      <w:isLgl/>
      <w:lvlText w:val="%2."/>
      <w:lvlJc w:val="left"/>
      <w:pPr>
        <w:ind w:left="744" w:hanging="384"/>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192CF9"/>
    <w:multiLevelType w:val="hybridMultilevel"/>
    <w:tmpl w:val="12440C16"/>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273FC"/>
    <w:multiLevelType w:val="multilevel"/>
    <w:tmpl w:val="9D6491D2"/>
    <w:lvl w:ilvl="0">
      <w:start w:val="1"/>
      <w:numFmt w:val="decimal"/>
      <w:lvlText w:val="%1."/>
      <w:lvlJc w:val="left"/>
      <w:pPr>
        <w:ind w:left="720" w:hanging="360"/>
      </w:pPr>
      <w:rPr>
        <w:rFonts w:hint="default"/>
      </w:rPr>
    </w:lvl>
    <w:lvl w:ilvl="1">
      <w:start w:val="1"/>
      <w:numFmt w:val="decimal"/>
      <w:isLgl/>
      <w:lvlText w:val="%2."/>
      <w:lvlJc w:val="left"/>
      <w:pPr>
        <w:ind w:left="744" w:hanging="384"/>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B062A6"/>
    <w:multiLevelType w:val="multilevel"/>
    <w:tmpl w:val="32D47CF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 w15:restartNumberingAfterBreak="0">
    <w:nsid w:val="06DD7EC5"/>
    <w:multiLevelType w:val="multilevel"/>
    <w:tmpl w:val="5D9C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46402"/>
    <w:multiLevelType w:val="hybridMultilevel"/>
    <w:tmpl w:val="BFA222F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9361C8E"/>
    <w:multiLevelType w:val="hybridMultilevel"/>
    <w:tmpl w:val="EC225BC4"/>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B2D5D"/>
    <w:multiLevelType w:val="hybridMultilevel"/>
    <w:tmpl w:val="62A26474"/>
    <w:lvl w:ilvl="0" w:tplc="04090011">
      <w:start w:val="1"/>
      <w:numFmt w:val="decimal"/>
      <w:lvlText w:val="%1)"/>
      <w:lvlJc w:val="left"/>
      <w:pPr>
        <w:ind w:left="135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C8039CC"/>
    <w:multiLevelType w:val="hybridMultilevel"/>
    <w:tmpl w:val="185A9236"/>
    <w:lvl w:ilvl="0" w:tplc="F5BA6C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15954"/>
    <w:multiLevelType w:val="hybridMultilevel"/>
    <w:tmpl w:val="6E7C140A"/>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55C"/>
    <w:multiLevelType w:val="hybridMultilevel"/>
    <w:tmpl w:val="7FD21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69638BF"/>
    <w:multiLevelType w:val="hybridMultilevel"/>
    <w:tmpl w:val="C07ABD74"/>
    <w:lvl w:ilvl="0" w:tplc="89D67042">
      <w:start w:val="2"/>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C650CC"/>
    <w:multiLevelType w:val="hybridMultilevel"/>
    <w:tmpl w:val="E3889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74774D"/>
    <w:multiLevelType w:val="multilevel"/>
    <w:tmpl w:val="278CB3BA"/>
    <w:lvl w:ilvl="0">
      <w:numFmt w:val="bullet"/>
      <w:lvlText w:val="-"/>
      <w:lvlJc w:val="left"/>
      <w:pPr>
        <w:ind w:left="720" w:hanging="360"/>
      </w:pPr>
      <w:rPr>
        <w:rFonts w:ascii="Calibri" w:eastAsiaTheme="minorHAnsi" w:hAnsi="Calibri" w:cs="Calibri" w:hint="default"/>
        <w:sz w:val="20"/>
      </w:rPr>
    </w:lvl>
    <w:lvl w:ilvl="1">
      <w:start w:val="1"/>
      <w:numFmt w:val="decimal"/>
      <w:isLgl/>
      <w:lvlText w:val="%2."/>
      <w:lvlJc w:val="left"/>
      <w:pPr>
        <w:ind w:left="744" w:hanging="384"/>
      </w:pPr>
      <w:rPr>
        <w:rFonts w:ascii="Times New Roman" w:eastAsiaTheme="minorHAnsi" w:hAnsi="Times New Roman" w:cs="Times New Roman"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160" w:hanging="1800"/>
      </w:pPr>
      <w:rPr>
        <w:rFonts w:hint="default"/>
        <w:sz w:val="20"/>
      </w:rPr>
    </w:lvl>
  </w:abstractNum>
  <w:abstractNum w:abstractNumId="14" w15:restartNumberingAfterBreak="0">
    <w:nsid w:val="1B66570D"/>
    <w:multiLevelType w:val="hybridMultilevel"/>
    <w:tmpl w:val="90A0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D84732"/>
    <w:multiLevelType w:val="hybridMultilevel"/>
    <w:tmpl w:val="D4C2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3F15D2"/>
    <w:multiLevelType w:val="hybridMultilevel"/>
    <w:tmpl w:val="38821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A66C49"/>
    <w:multiLevelType w:val="hybridMultilevel"/>
    <w:tmpl w:val="D1B4A480"/>
    <w:lvl w:ilvl="0" w:tplc="B5BEF01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E712FA"/>
    <w:multiLevelType w:val="hybridMultilevel"/>
    <w:tmpl w:val="884AE1C2"/>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C5580"/>
    <w:multiLevelType w:val="hybridMultilevel"/>
    <w:tmpl w:val="CC5C6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C922D8"/>
    <w:multiLevelType w:val="hybridMultilevel"/>
    <w:tmpl w:val="F26EE6AE"/>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97DCE"/>
    <w:multiLevelType w:val="hybridMultilevel"/>
    <w:tmpl w:val="F47CCA56"/>
    <w:lvl w:ilvl="0" w:tplc="B5BEF01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031FE7"/>
    <w:multiLevelType w:val="hybridMultilevel"/>
    <w:tmpl w:val="326E0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636FE"/>
    <w:multiLevelType w:val="hybridMultilevel"/>
    <w:tmpl w:val="CDB07C2C"/>
    <w:lvl w:ilvl="0" w:tplc="B5BEF01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5F4694"/>
    <w:multiLevelType w:val="multilevel"/>
    <w:tmpl w:val="9BB6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6D5755"/>
    <w:multiLevelType w:val="hybridMultilevel"/>
    <w:tmpl w:val="8446F118"/>
    <w:lvl w:ilvl="0" w:tplc="B5BEF01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5F77D5"/>
    <w:multiLevelType w:val="hybridMultilevel"/>
    <w:tmpl w:val="E7FA1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D24D3B"/>
    <w:multiLevelType w:val="multilevel"/>
    <w:tmpl w:val="0504D70C"/>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1E2A60"/>
    <w:multiLevelType w:val="hybridMultilevel"/>
    <w:tmpl w:val="EFCAA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F565E9"/>
    <w:multiLevelType w:val="hybridMultilevel"/>
    <w:tmpl w:val="61789BFC"/>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037588"/>
    <w:multiLevelType w:val="hybridMultilevel"/>
    <w:tmpl w:val="6346D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287BCA"/>
    <w:multiLevelType w:val="hybridMultilevel"/>
    <w:tmpl w:val="AF28118E"/>
    <w:lvl w:ilvl="0" w:tplc="F5BA6C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581617"/>
    <w:multiLevelType w:val="multilevel"/>
    <w:tmpl w:val="31D8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C30ACB"/>
    <w:multiLevelType w:val="hybridMultilevel"/>
    <w:tmpl w:val="6134A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812BA5"/>
    <w:multiLevelType w:val="hybridMultilevel"/>
    <w:tmpl w:val="83142C4C"/>
    <w:lvl w:ilvl="0" w:tplc="6CB4AEDC">
      <w:numFmt w:val="bullet"/>
      <w:lvlText w:val="-"/>
      <w:lvlJc w:val="left"/>
      <w:pPr>
        <w:ind w:left="720" w:hanging="360"/>
      </w:pPr>
      <w:rPr>
        <w:rFonts w:ascii="Calibri" w:eastAsiaTheme="minorHAnsi" w:hAnsi="Calibri" w:cs="Calibri"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60493C"/>
    <w:multiLevelType w:val="hybridMultilevel"/>
    <w:tmpl w:val="A1CC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0A3598"/>
    <w:multiLevelType w:val="hybridMultilevel"/>
    <w:tmpl w:val="8DAEB4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0543436"/>
    <w:multiLevelType w:val="hybridMultilevel"/>
    <w:tmpl w:val="4F8AB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19B4672"/>
    <w:multiLevelType w:val="hybridMultilevel"/>
    <w:tmpl w:val="759EB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71588F"/>
    <w:multiLevelType w:val="hybridMultilevel"/>
    <w:tmpl w:val="4498DF3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15:restartNumberingAfterBreak="0">
    <w:nsid w:val="635C02A6"/>
    <w:multiLevelType w:val="hybridMultilevel"/>
    <w:tmpl w:val="EFCAA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DC2295"/>
    <w:multiLevelType w:val="hybridMultilevel"/>
    <w:tmpl w:val="2BD28526"/>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C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846CD9"/>
    <w:multiLevelType w:val="hybridMultilevel"/>
    <w:tmpl w:val="805830E0"/>
    <w:lvl w:ilvl="0" w:tplc="B5BEF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9B7443"/>
    <w:multiLevelType w:val="hybridMultilevel"/>
    <w:tmpl w:val="F7BC8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CB21FA"/>
    <w:multiLevelType w:val="multilevel"/>
    <w:tmpl w:val="4BB4A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AC43D0"/>
    <w:multiLevelType w:val="hybridMultilevel"/>
    <w:tmpl w:val="C3343BA2"/>
    <w:lvl w:ilvl="0" w:tplc="B5BEF01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FC62CAA"/>
    <w:multiLevelType w:val="hybridMultilevel"/>
    <w:tmpl w:val="513E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5"/>
  </w:num>
  <w:num w:numId="3">
    <w:abstractNumId w:val="4"/>
  </w:num>
  <w:num w:numId="4">
    <w:abstractNumId w:val="27"/>
  </w:num>
  <w:num w:numId="5">
    <w:abstractNumId w:val="3"/>
  </w:num>
  <w:num w:numId="6">
    <w:abstractNumId w:val="9"/>
  </w:num>
  <w:num w:numId="7">
    <w:abstractNumId w:val="43"/>
  </w:num>
  <w:num w:numId="8">
    <w:abstractNumId w:val="1"/>
  </w:num>
  <w:num w:numId="9">
    <w:abstractNumId w:val="6"/>
  </w:num>
  <w:num w:numId="10">
    <w:abstractNumId w:val="41"/>
  </w:num>
  <w:num w:numId="11">
    <w:abstractNumId w:val="16"/>
  </w:num>
  <w:num w:numId="12">
    <w:abstractNumId w:val="24"/>
    <w:lvlOverride w:ilvl="0">
      <w:lvl w:ilvl="0">
        <w:numFmt w:val="lowerLetter"/>
        <w:lvlText w:val="%1."/>
        <w:lvlJc w:val="left"/>
      </w:lvl>
    </w:lvlOverride>
  </w:num>
  <w:num w:numId="13">
    <w:abstractNumId w:val="5"/>
  </w:num>
  <w:num w:numId="14">
    <w:abstractNumId w:val="40"/>
  </w:num>
  <w:num w:numId="15">
    <w:abstractNumId w:val="0"/>
  </w:num>
  <w:num w:numId="16">
    <w:abstractNumId w:val="2"/>
  </w:num>
  <w:num w:numId="17">
    <w:abstractNumId w:val="42"/>
  </w:num>
  <w:num w:numId="18">
    <w:abstractNumId w:val="13"/>
  </w:num>
  <w:num w:numId="19">
    <w:abstractNumId w:val="20"/>
  </w:num>
  <w:num w:numId="20">
    <w:abstractNumId w:val="34"/>
  </w:num>
  <w:num w:numId="21">
    <w:abstractNumId w:val="44"/>
  </w:num>
  <w:num w:numId="22">
    <w:abstractNumId w:val="47"/>
  </w:num>
  <w:num w:numId="23">
    <w:abstractNumId w:val="38"/>
  </w:num>
  <w:num w:numId="24">
    <w:abstractNumId w:val="35"/>
  </w:num>
  <w:num w:numId="25">
    <w:abstractNumId w:val="30"/>
  </w:num>
  <w:num w:numId="26">
    <w:abstractNumId w:val="26"/>
  </w:num>
  <w:num w:numId="27">
    <w:abstractNumId w:val="10"/>
  </w:num>
  <w:num w:numId="28">
    <w:abstractNumId w:val="33"/>
  </w:num>
  <w:num w:numId="29">
    <w:abstractNumId w:val="39"/>
  </w:num>
  <w:num w:numId="30">
    <w:abstractNumId w:val="36"/>
  </w:num>
  <w:num w:numId="31">
    <w:abstractNumId w:val="46"/>
  </w:num>
  <w:num w:numId="32">
    <w:abstractNumId w:val="32"/>
  </w:num>
  <w:num w:numId="33">
    <w:abstractNumId w:val="15"/>
  </w:num>
  <w:num w:numId="34">
    <w:abstractNumId w:val="17"/>
  </w:num>
  <w:num w:numId="35">
    <w:abstractNumId w:val="18"/>
  </w:num>
  <w:num w:numId="36">
    <w:abstractNumId w:val="28"/>
  </w:num>
  <w:num w:numId="37">
    <w:abstractNumId w:val="11"/>
  </w:num>
  <w:num w:numId="38">
    <w:abstractNumId w:val="23"/>
  </w:num>
  <w:num w:numId="39">
    <w:abstractNumId w:val="25"/>
  </w:num>
  <w:num w:numId="40">
    <w:abstractNumId w:val="21"/>
  </w:num>
  <w:num w:numId="41">
    <w:abstractNumId w:val="31"/>
  </w:num>
  <w:num w:numId="42">
    <w:abstractNumId w:val="8"/>
  </w:num>
  <w:num w:numId="43">
    <w:abstractNumId w:val="7"/>
  </w:num>
  <w:num w:numId="44">
    <w:abstractNumId w:val="37"/>
  </w:num>
  <w:num w:numId="45">
    <w:abstractNumId w:val="22"/>
  </w:num>
  <w:num w:numId="46">
    <w:abstractNumId w:val="14"/>
  </w:num>
  <w:num w:numId="47">
    <w:abstractNumId w:val="19"/>
  </w:num>
  <w:num w:numId="4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g an ngo">
    <w15:presenceInfo w15:providerId="Windows Live" w15:userId="7a0c41fa08d395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5EDB91"/>
    <w:rsid w:val="00002D23"/>
    <w:rsid w:val="00006434"/>
    <w:rsid w:val="000126B1"/>
    <w:rsid w:val="00013E5A"/>
    <w:rsid w:val="00015378"/>
    <w:rsid w:val="00015ABF"/>
    <w:rsid w:val="00026B9B"/>
    <w:rsid w:val="000358CB"/>
    <w:rsid w:val="00036822"/>
    <w:rsid w:val="000407D3"/>
    <w:rsid w:val="00041BE5"/>
    <w:rsid w:val="0004348A"/>
    <w:rsid w:val="000436BE"/>
    <w:rsid w:val="000542D2"/>
    <w:rsid w:val="00055129"/>
    <w:rsid w:val="00062080"/>
    <w:rsid w:val="000730A9"/>
    <w:rsid w:val="00081383"/>
    <w:rsid w:val="00083DD5"/>
    <w:rsid w:val="00084BD0"/>
    <w:rsid w:val="00085895"/>
    <w:rsid w:val="00085E99"/>
    <w:rsid w:val="000923C0"/>
    <w:rsid w:val="00094385"/>
    <w:rsid w:val="000972AC"/>
    <w:rsid w:val="00097AF6"/>
    <w:rsid w:val="000A6B7E"/>
    <w:rsid w:val="000A78B1"/>
    <w:rsid w:val="000A7B44"/>
    <w:rsid w:val="000B652C"/>
    <w:rsid w:val="000C5EC4"/>
    <w:rsid w:val="000D3E28"/>
    <w:rsid w:val="000E00B2"/>
    <w:rsid w:val="000E7B02"/>
    <w:rsid w:val="000F7A87"/>
    <w:rsid w:val="00102B91"/>
    <w:rsid w:val="001132C9"/>
    <w:rsid w:val="00120708"/>
    <w:rsid w:val="00136DCB"/>
    <w:rsid w:val="00140D9C"/>
    <w:rsid w:val="001418B5"/>
    <w:rsid w:val="001454DF"/>
    <w:rsid w:val="00145E2A"/>
    <w:rsid w:val="00146AEE"/>
    <w:rsid w:val="0014787F"/>
    <w:rsid w:val="0015281F"/>
    <w:rsid w:val="00153B51"/>
    <w:rsid w:val="00154B26"/>
    <w:rsid w:val="0015614C"/>
    <w:rsid w:val="001639E8"/>
    <w:rsid w:val="001668B6"/>
    <w:rsid w:val="00174E93"/>
    <w:rsid w:val="00176E40"/>
    <w:rsid w:val="001775E7"/>
    <w:rsid w:val="001A04D2"/>
    <w:rsid w:val="001A6F2A"/>
    <w:rsid w:val="001B349E"/>
    <w:rsid w:val="001B4919"/>
    <w:rsid w:val="001C1170"/>
    <w:rsid w:val="001C3533"/>
    <w:rsid w:val="001D79A7"/>
    <w:rsid w:val="001F0892"/>
    <w:rsid w:val="0020623C"/>
    <w:rsid w:val="00215960"/>
    <w:rsid w:val="002163F0"/>
    <w:rsid w:val="002175B9"/>
    <w:rsid w:val="00226536"/>
    <w:rsid w:val="00233D0C"/>
    <w:rsid w:val="0023733E"/>
    <w:rsid w:val="002376B7"/>
    <w:rsid w:val="0024595A"/>
    <w:rsid w:val="002502DF"/>
    <w:rsid w:val="00253AD4"/>
    <w:rsid w:val="00257A00"/>
    <w:rsid w:val="00263020"/>
    <w:rsid w:val="00264C02"/>
    <w:rsid w:val="00271EC0"/>
    <w:rsid w:val="002736EE"/>
    <w:rsid w:val="0027753F"/>
    <w:rsid w:val="00280242"/>
    <w:rsid w:val="00281BE1"/>
    <w:rsid w:val="00290044"/>
    <w:rsid w:val="002A0B17"/>
    <w:rsid w:val="002A2E87"/>
    <w:rsid w:val="002B45D8"/>
    <w:rsid w:val="002B5FD7"/>
    <w:rsid w:val="002C27F4"/>
    <w:rsid w:val="002C47A4"/>
    <w:rsid w:val="002C5578"/>
    <w:rsid w:val="002D3DBB"/>
    <w:rsid w:val="002E3EEE"/>
    <w:rsid w:val="002E4C38"/>
    <w:rsid w:val="002E5B4F"/>
    <w:rsid w:val="002F6AA4"/>
    <w:rsid w:val="0030020A"/>
    <w:rsid w:val="003166B3"/>
    <w:rsid w:val="00316B61"/>
    <w:rsid w:val="00326921"/>
    <w:rsid w:val="003326E1"/>
    <w:rsid w:val="00356FFF"/>
    <w:rsid w:val="00360861"/>
    <w:rsid w:val="003731DF"/>
    <w:rsid w:val="00385993"/>
    <w:rsid w:val="00396074"/>
    <w:rsid w:val="00396FAA"/>
    <w:rsid w:val="003A0B43"/>
    <w:rsid w:val="003A227B"/>
    <w:rsid w:val="003A4192"/>
    <w:rsid w:val="003B3063"/>
    <w:rsid w:val="003B561E"/>
    <w:rsid w:val="003B584E"/>
    <w:rsid w:val="003C0858"/>
    <w:rsid w:val="003D1565"/>
    <w:rsid w:val="003E6F59"/>
    <w:rsid w:val="00413FF5"/>
    <w:rsid w:val="00425478"/>
    <w:rsid w:val="0043195C"/>
    <w:rsid w:val="00436252"/>
    <w:rsid w:val="004561DA"/>
    <w:rsid w:val="004716C0"/>
    <w:rsid w:val="004761D6"/>
    <w:rsid w:val="004851AD"/>
    <w:rsid w:val="004956E8"/>
    <w:rsid w:val="004A117B"/>
    <w:rsid w:val="004A2083"/>
    <w:rsid w:val="004B17D4"/>
    <w:rsid w:val="004B4062"/>
    <w:rsid w:val="004B51F3"/>
    <w:rsid w:val="004B5EBB"/>
    <w:rsid w:val="004B661E"/>
    <w:rsid w:val="004D2864"/>
    <w:rsid w:val="004D6272"/>
    <w:rsid w:val="004D7874"/>
    <w:rsid w:val="004F1BCE"/>
    <w:rsid w:val="005051F6"/>
    <w:rsid w:val="0051095B"/>
    <w:rsid w:val="00510F39"/>
    <w:rsid w:val="00514042"/>
    <w:rsid w:val="00517A84"/>
    <w:rsid w:val="005237D3"/>
    <w:rsid w:val="0053262E"/>
    <w:rsid w:val="005364FE"/>
    <w:rsid w:val="00537293"/>
    <w:rsid w:val="0054455B"/>
    <w:rsid w:val="005448D1"/>
    <w:rsid w:val="005469FA"/>
    <w:rsid w:val="0056042A"/>
    <w:rsid w:val="00564134"/>
    <w:rsid w:val="00565833"/>
    <w:rsid w:val="00573282"/>
    <w:rsid w:val="005754F5"/>
    <w:rsid w:val="00581C79"/>
    <w:rsid w:val="00582E60"/>
    <w:rsid w:val="005A42F4"/>
    <w:rsid w:val="005A7AAF"/>
    <w:rsid w:val="005C2F8D"/>
    <w:rsid w:val="005C5AC7"/>
    <w:rsid w:val="005D0725"/>
    <w:rsid w:val="005D1E9C"/>
    <w:rsid w:val="005D52D4"/>
    <w:rsid w:val="005E107F"/>
    <w:rsid w:val="005E1162"/>
    <w:rsid w:val="005E2C96"/>
    <w:rsid w:val="005E498C"/>
    <w:rsid w:val="005F2F6F"/>
    <w:rsid w:val="005F5079"/>
    <w:rsid w:val="00605471"/>
    <w:rsid w:val="0060747C"/>
    <w:rsid w:val="0061195E"/>
    <w:rsid w:val="0061289D"/>
    <w:rsid w:val="0062245C"/>
    <w:rsid w:val="0062265C"/>
    <w:rsid w:val="00624056"/>
    <w:rsid w:val="00625437"/>
    <w:rsid w:val="00633141"/>
    <w:rsid w:val="00633D9A"/>
    <w:rsid w:val="00634EFD"/>
    <w:rsid w:val="006510C4"/>
    <w:rsid w:val="006577E9"/>
    <w:rsid w:val="00666582"/>
    <w:rsid w:val="00674597"/>
    <w:rsid w:val="00676AED"/>
    <w:rsid w:val="006778EA"/>
    <w:rsid w:val="00681196"/>
    <w:rsid w:val="00685403"/>
    <w:rsid w:val="00686D5C"/>
    <w:rsid w:val="006A0689"/>
    <w:rsid w:val="006B5CE4"/>
    <w:rsid w:val="006E1926"/>
    <w:rsid w:val="006E30CD"/>
    <w:rsid w:val="006E34E5"/>
    <w:rsid w:val="006E3BCB"/>
    <w:rsid w:val="006E5611"/>
    <w:rsid w:val="006F4371"/>
    <w:rsid w:val="006F49B6"/>
    <w:rsid w:val="006F60CC"/>
    <w:rsid w:val="0070647F"/>
    <w:rsid w:val="0071066C"/>
    <w:rsid w:val="00720C70"/>
    <w:rsid w:val="00720F19"/>
    <w:rsid w:val="00727111"/>
    <w:rsid w:val="007475D4"/>
    <w:rsid w:val="0076532B"/>
    <w:rsid w:val="007679FB"/>
    <w:rsid w:val="00767E9A"/>
    <w:rsid w:val="0077464B"/>
    <w:rsid w:val="00777E90"/>
    <w:rsid w:val="00792908"/>
    <w:rsid w:val="00795835"/>
    <w:rsid w:val="007A3407"/>
    <w:rsid w:val="007A5FAD"/>
    <w:rsid w:val="007C3593"/>
    <w:rsid w:val="007C451C"/>
    <w:rsid w:val="007D2C70"/>
    <w:rsid w:val="007D5F1F"/>
    <w:rsid w:val="007E0AE7"/>
    <w:rsid w:val="007E1C35"/>
    <w:rsid w:val="00810100"/>
    <w:rsid w:val="008101A2"/>
    <w:rsid w:val="008101D5"/>
    <w:rsid w:val="00815B40"/>
    <w:rsid w:val="00815F5B"/>
    <w:rsid w:val="00824D55"/>
    <w:rsid w:val="0082772E"/>
    <w:rsid w:val="00832104"/>
    <w:rsid w:val="0083417B"/>
    <w:rsid w:val="00843343"/>
    <w:rsid w:val="00845BF5"/>
    <w:rsid w:val="0084708A"/>
    <w:rsid w:val="008532E0"/>
    <w:rsid w:val="008558E4"/>
    <w:rsid w:val="0086668F"/>
    <w:rsid w:val="00872DA3"/>
    <w:rsid w:val="00875920"/>
    <w:rsid w:val="00884056"/>
    <w:rsid w:val="0089284B"/>
    <w:rsid w:val="0089774B"/>
    <w:rsid w:val="00897887"/>
    <w:rsid w:val="008A0BDE"/>
    <w:rsid w:val="008A2369"/>
    <w:rsid w:val="008A2720"/>
    <w:rsid w:val="008B3450"/>
    <w:rsid w:val="008B3711"/>
    <w:rsid w:val="008C42E6"/>
    <w:rsid w:val="008C7B98"/>
    <w:rsid w:val="008D65DB"/>
    <w:rsid w:val="008E4D50"/>
    <w:rsid w:val="008F7790"/>
    <w:rsid w:val="008F7F58"/>
    <w:rsid w:val="0090229C"/>
    <w:rsid w:val="00904CA1"/>
    <w:rsid w:val="00905E9E"/>
    <w:rsid w:val="00911C96"/>
    <w:rsid w:val="009202E4"/>
    <w:rsid w:val="00923507"/>
    <w:rsid w:val="00924361"/>
    <w:rsid w:val="00931AA8"/>
    <w:rsid w:val="00934927"/>
    <w:rsid w:val="009350A9"/>
    <w:rsid w:val="00960352"/>
    <w:rsid w:val="00962871"/>
    <w:rsid w:val="00963F7E"/>
    <w:rsid w:val="00965626"/>
    <w:rsid w:val="00970415"/>
    <w:rsid w:val="00995793"/>
    <w:rsid w:val="009A0379"/>
    <w:rsid w:val="009A6053"/>
    <w:rsid w:val="009D05EB"/>
    <w:rsid w:val="009D0E69"/>
    <w:rsid w:val="009D6F56"/>
    <w:rsid w:val="009E7599"/>
    <w:rsid w:val="009E7FDB"/>
    <w:rsid w:val="009F0DCA"/>
    <w:rsid w:val="009F75DA"/>
    <w:rsid w:val="00A027CC"/>
    <w:rsid w:val="00A15934"/>
    <w:rsid w:val="00A159D7"/>
    <w:rsid w:val="00A25B47"/>
    <w:rsid w:val="00A30AEC"/>
    <w:rsid w:val="00A33F05"/>
    <w:rsid w:val="00A60D25"/>
    <w:rsid w:val="00A7116B"/>
    <w:rsid w:val="00A85758"/>
    <w:rsid w:val="00A87CB0"/>
    <w:rsid w:val="00AA07F8"/>
    <w:rsid w:val="00AB6A71"/>
    <w:rsid w:val="00AC4517"/>
    <w:rsid w:val="00AF5125"/>
    <w:rsid w:val="00B01EC5"/>
    <w:rsid w:val="00B0274C"/>
    <w:rsid w:val="00B02FD6"/>
    <w:rsid w:val="00B064F4"/>
    <w:rsid w:val="00B07AFE"/>
    <w:rsid w:val="00B07F31"/>
    <w:rsid w:val="00B132F6"/>
    <w:rsid w:val="00B30555"/>
    <w:rsid w:val="00B474D9"/>
    <w:rsid w:val="00B53D64"/>
    <w:rsid w:val="00B63F58"/>
    <w:rsid w:val="00B72515"/>
    <w:rsid w:val="00B74C81"/>
    <w:rsid w:val="00B7586F"/>
    <w:rsid w:val="00B84BA6"/>
    <w:rsid w:val="00B86A53"/>
    <w:rsid w:val="00B8710B"/>
    <w:rsid w:val="00B919E6"/>
    <w:rsid w:val="00BA2681"/>
    <w:rsid w:val="00BA4651"/>
    <w:rsid w:val="00BA6606"/>
    <w:rsid w:val="00BB1706"/>
    <w:rsid w:val="00BE0D0F"/>
    <w:rsid w:val="00BF03DD"/>
    <w:rsid w:val="00BF1F2F"/>
    <w:rsid w:val="00BF5E96"/>
    <w:rsid w:val="00C0432A"/>
    <w:rsid w:val="00C31500"/>
    <w:rsid w:val="00C3559F"/>
    <w:rsid w:val="00C37887"/>
    <w:rsid w:val="00C4442E"/>
    <w:rsid w:val="00C465E3"/>
    <w:rsid w:val="00C55B44"/>
    <w:rsid w:val="00C83A42"/>
    <w:rsid w:val="00C9158F"/>
    <w:rsid w:val="00C942C5"/>
    <w:rsid w:val="00C94C55"/>
    <w:rsid w:val="00C95A01"/>
    <w:rsid w:val="00C95C2B"/>
    <w:rsid w:val="00CA196E"/>
    <w:rsid w:val="00CA3BD6"/>
    <w:rsid w:val="00CB30D4"/>
    <w:rsid w:val="00CC02C9"/>
    <w:rsid w:val="00CC1262"/>
    <w:rsid w:val="00CC2A94"/>
    <w:rsid w:val="00CC3BA6"/>
    <w:rsid w:val="00CD5AEE"/>
    <w:rsid w:val="00CD5E17"/>
    <w:rsid w:val="00D01E5F"/>
    <w:rsid w:val="00D0563C"/>
    <w:rsid w:val="00D0644E"/>
    <w:rsid w:val="00D06BD3"/>
    <w:rsid w:val="00D07DF6"/>
    <w:rsid w:val="00D116E9"/>
    <w:rsid w:val="00D1448C"/>
    <w:rsid w:val="00D17922"/>
    <w:rsid w:val="00D270BD"/>
    <w:rsid w:val="00D33EC7"/>
    <w:rsid w:val="00D352AF"/>
    <w:rsid w:val="00D478D4"/>
    <w:rsid w:val="00D51F45"/>
    <w:rsid w:val="00D7197A"/>
    <w:rsid w:val="00D726E5"/>
    <w:rsid w:val="00D8511F"/>
    <w:rsid w:val="00D9120F"/>
    <w:rsid w:val="00D9693B"/>
    <w:rsid w:val="00D96A53"/>
    <w:rsid w:val="00DA08C1"/>
    <w:rsid w:val="00DA59C3"/>
    <w:rsid w:val="00DB039E"/>
    <w:rsid w:val="00DB4EE9"/>
    <w:rsid w:val="00DC3D5A"/>
    <w:rsid w:val="00DC5ECE"/>
    <w:rsid w:val="00DD0F4E"/>
    <w:rsid w:val="00DD72BF"/>
    <w:rsid w:val="00DE1165"/>
    <w:rsid w:val="00E057D1"/>
    <w:rsid w:val="00E11E0A"/>
    <w:rsid w:val="00E11ED0"/>
    <w:rsid w:val="00E13142"/>
    <w:rsid w:val="00E13EE4"/>
    <w:rsid w:val="00E21338"/>
    <w:rsid w:val="00E21895"/>
    <w:rsid w:val="00E30F4C"/>
    <w:rsid w:val="00E3383A"/>
    <w:rsid w:val="00E348DB"/>
    <w:rsid w:val="00E3676F"/>
    <w:rsid w:val="00E567C7"/>
    <w:rsid w:val="00E63DFA"/>
    <w:rsid w:val="00E758AB"/>
    <w:rsid w:val="00E80751"/>
    <w:rsid w:val="00E819C4"/>
    <w:rsid w:val="00E96B11"/>
    <w:rsid w:val="00EA1259"/>
    <w:rsid w:val="00EB7ED2"/>
    <w:rsid w:val="00EC037A"/>
    <w:rsid w:val="00EC1CD5"/>
    <w:rsid w:val="00ED1CD1"/>
    <w:rsid w:val="00ED5DFF"/>
    <w:rsid w:val="00EE6E88"/>
    <w:rsid w:val="00F06BDF"/>
    <w:rsid w:val="00F2122D"/>
    <w:rsid w:val="00F235E4"/>
    <w:rsid w:val="00F25CC8"/>
    <w:rsid w:val="00F3000E"/>
    <w:rsid w:val="00F3557C"/>
    <w:rsid w:val="00F47575"/>
    <w:rsid w:val="00F505C9"/>
    <w:rsid w:val="00F53EA1"/>
    <w:rsid w:val="00F5508F"/>
    <w:rsid w:val="00F64A17"/>
    <w:rsid w:val="00F77550"/>
    <w:rsid w:val="00FA04D7"/>
    <w:rsid w:val="00FB3F7C"/>
    <w:rsid w:val="00FB67D4"/>
    <w:rsid w:val="00FC31CA"/>
    <w:rsid w:val="00FD2BE9"/>
    <w:rsid w:val="00FD4326"/>
    <w:rsid w:val="00FD47F7"/>
    <w:rsid w:val="00FD6E23"/>
    <w:rsid w:val="00FD79E4"/>
    <w:rsid w:val="00FE138A"/>
    <w:rsid w:val="00FE325E"/>
    <w:rsid w:val="00FE5FA8"/>
    <w:rsid w:val="13EA0483"/>
    <w:rsid w:val="355EDB91"/>
    <w:rsid w:val="4C527CCB"/>
    <w:rsid w:val="63C1046C"/>
    <w:rsid w:val="7A2373B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EDB91"/>
  <w15:chartTrackingRefBased/>
  <w15:docId w15:val="{D316649F-B66B-4108-9285-1CD10014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919"/>
    <w:pPr>
      <w:jc w:val="center"/>
      <w:outlineLvl w:val="0"/>
    </w:pPr>
    <w:rPr>
      <w:rFonts w:asciiTheme="majorHAnsi" w:hAnsiTheme="majorHAnsi" w:cstheme="majorHAnsi"/>
      <w:b/>
      <w:sz w:val="36"/>
      <w:szCs w:val="36"/>
      <w:lang w:val="en-US"/>
    </w:rPr>
  </w:style>
  <w:style w:type="paragraph" w:styleId="Heading2">
    <w:name w:val="heading 2"/>
    <w:basedOn w:val="ListParagraph"/>
    <w:next w:val="Normal"/>
    <w:link w:val="Heading2Char"/>
    <w:uiPriority w:val="9"/>
    <w:unhideWhenUsed/>
    <w:qFormat/>
    <w:rsid w:val="004D7874"/>
    <w:pPr>
      <w:numPr>
        <w:numId w:val="5"/>
      </w:numPr>
      <w:outlineLvl w:val="1"/>
    </w:pPr>
    <w:rPr>
      <w:rFonts w:asciiTheme="majorHAnsi" w:hAnsiTheme="majorHAnsi" w:cstheme="majorHAnsi"/>
      <w:b/>
      <w:sz w:val="32"/>
      <w:szCs w:val="32"/>
      <w:lang w:val="en-US"/>
    </w:rPr>
  </w:style>
  <w:style w:type="paragraph" w:styleId="Heading3">
    <w:name w:val="heading 3"/>
    <w:basedOn w:val="ListParagraph"/>
    <w:next w:val="Normal"/>
    <w:link w:val="Heading3Char"/>
    <w:uiPriority w:val="9"/>
    <w:unhideWhenUsed/>
    <w:qFormat/>
    <w:rsid w:val="00A30AEC"/>
    <w:pPr>
      <w:numPr>
        <w:ilvl w:val="1"/>
        <w:numId w:val="5"/>
      </w:numPr>
      <w:spacing w:after="120" w:line="360" w:lineRule="auto"/>
      <w:ind w:right="-83"/>
      <w:textAlignment w:val="baseline"/>
      <w:outlineLvl w:val="2"/>
    </w:pPr>
    <w:rPr>
      <w:rFonts w:ascii="Times New Roman" w:eastAsia="Times New Roman" w:hAnsi="Times New Roman" w:cs="Times New Roman"/>
      <w:b/>
      <w:bCs/>
      <w:color w:val="000000"/>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92436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ListParagraph">
    <w:name w:val="List Paragraph"/>
    <w:basedOn w:val="Normal"/>
    <w:uiPriority w:val="34"/>
    <w:qFormat/>
    <w:rsid w:val="007C451C"/>
    <w:pPr>
      <w:ind w:left="720"/>
      <w:contextualSpacing/>
    </w:pPr>
  </w:style>
  <w:style w:type="table" w:styleId="GridTable3-Accent1">
    <w:name w:val="Grid Table 3 Accent 1"/>
    <w:basedOn w:val="TableNormal"/>
    <w:uiPriority w:val="48"/>
    <w:rsid w:val="00D969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D9693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F77550"/>
    <w:pPr>
      <w:spacing w:after="0" w:line="240" w:lineRule="auto"/>
    </w:pPr>
  </w:style>
  <w:style w:type="paragraph" w:styleId="BalloonText">
    <w:name w:val="Balloon Text"/>
    <w:basedOn w:val="Normal"/>
    <w:link w:val="BalloonTextChar"/>
    <w:uiPriority w:val="99"/>
    <w:semiHidden/>
    <w:unhideWhenUsed/>
    <w:rsid w:val="00F775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7550"/>
    <w:rPr>
      <w:rFonts w:ascii="Segoe UI" w:hAnsi="Segoe UI" w:cs="Segoe UI"/>
      <w:sz w:val="18"/>
      <w:szCs w:val="18"/>
    </w:rPr>
  </w:style>
  <w:style w:type="character" w:customStyle="1" w:styleId="Heading1Char">
    <w:name w:val="Heading 1 Char"/>
    <w:basedOn w:val="DefaultParagraphFont"/>
    <w:link w:val="Heading1"/>
    <w:uiPriority w:val="9"/>
    <w:rsid w:val="001B4919"/>
    <w:rPr>
      <w:rFonts w:asciiTheme="majorHAnsi" w:hAnsiTheme="majorHAnsi" w:cstheme="majorHAnsi"/>
      <w:b/>
      <w:sz w:val="36"/>
      <w:szCs w:val="36"/>
      <w:lang w:val="en-US"/>
    </w:rPr>
  </w:style>
  <w:style w:type="character" w:customStyle="1" w:styleId="Heading2Char">
    <w:name w:val="Heading 2 Char"/>
    <w:basedOn w:val="DefaultParagraphFont"/>
    <w:link w:val="Heading2"/>
    <w:uiPriority w:val="9"/>
    <w:rsid w:val="004D7874"/>
    <w:rPr>
      <w:rFonts w:asciiTheme="majorHAnsi" w:hAnsiTheme="majorHAnsi" w:cstheme="majorHAnsi"/>
      <w:b/>
      <w:sz w:val="32"/>
      <w:szCs w:val="32"/>
      <w:lang w:val="en-US"/>
    </w:rPr>
  </w:style>
  <w:style w:type="paragraph" w:styleId="Caption">
    <w:name w:val="caption"/>
    <w:basedOn w:val="Normal"/>
    <w:next w:val="Normal"/>
    <w:uiPriority w:val="35"/>
    <w:unhideWhenUsed/>
    <w:qFormat/>
    <w:rsid w:val="0096562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30AEC"/>
    <w:rPr>
      <w:rFonts w:ascii="Times New Roman" w:eastAsia="Times New Roman" w:hAnsi="Times New Roman" w:cs="Times New Roman"/>
      <w:b/>
      <w:bCs/>
      <w:color w:val="000000"/>
      <w:sz w:val="28"/>
      <w:szCs w:val="28"/>
      <w:lang w:val="en-US"/>
    </w:rPr>
  </w:style>
  <w:style w:type="character" w:styleId="Strong">
    <w:name w:val="Strong"/>
    <w:basedOn w:val="DefaultParagraphFont"/>
    <w:uiPriority w:val="22"/>
    <w:qFormat/>
    <w:rsid w:val="000F7A87"/>
    <w:rPr>
      <w:b/>
      <w:bCs/>
    </w:rPr>
  </w:style>
  <w:style w:type="character" w:styleId="Hyperlink">
    <w:name w:val="Hyperlink"/>
    <w:basedOn w:val="DefaultParagraphFont"/>
    <w:uiPriority w:val="99"/>
    <w:unhideWhenUsed/>
    <w:rsid w:val="000F7A87"/>
    <w:rPr>
      <w:color w:val="0000FF"/>
      <w:u w:val="single"/>
    </w:rPr>
  </w:style>
  <w:style w:type="table" w:styleId="GridTable1Light-Accent1">
    <w:name w:val="Grid Table 1 Light Accent 1"/>
    <w:basedOn w:val="TableNormal"/>
    <w:uiPriority w:val="46"/>
    <w:rsid w:val="0028024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83417B"/>
    <w:pPr>
      <w:spacing w:after="0"/>
    </w:pPr>
    <w:rPr>
      <w:lang w:val="en-US"/>
    </w:rPr>
  </w:style>
  <w:style w:type="paragraph" w:styleId="TOC1">
    <w:name w:val="toc 1"/>
    <w:basedOn w:val="Normal"/>
    <w:next w:val="Normal"/>
    <w:autoRedefine/>
    <w:uiPriority w:val="39"/>
    <w:unhideWhenUsed/>
    <w:rsid w:val="004B5EBB"/>
    <w:pPr>
      <w:tabs>
        <w:tab w:val="right" w:leader="dot" w:pos="10194"/>
      </w:tabs>
      <w:spacing w:after="100"/>
    </w:pPr>
  </w:style>
  <w:style w:type="paragraph" w:styleId="TOC2">
    <w:name w:val="toc 2"/>
    <w:basedOn w:val="Normal"/>
    <w:next w:val="Normal"/>
    <w:autoRedefine/>
    <w:uiPriority w:val="39"/>
    <w:unhideWhenUsed/>
    <w:rsid w:val="00396FAA"/>
    <w:pPr>
      <w:spacing w:after="100"/>
      <w:ind w:left="220"/>
    </w:pPr>
  </w:style>
  <w:style w:type="paragraph" w:styleId="TOC3">
    <w:name w:val="toc 3"/>
    <w:basedOn w:val="Normal"/>
    <w:next w:val="Normal"/>
    <w:autoRedefine/>
    <w:uiPriority w:val="39"/>
    <w:unhideWhenUsed/>
    <w:rsid w:val="00396FAA"/>
    <w:pPr>
      <w:spacing w:after="100"/>
      <w:ind w:left="440"/>
    </w:pPr>
  </w:style>
  <w:style w:type="paragraph" w:styleId="TOCHeading">
    <w:name w:val="TOC Heading"/>
    <w:basedOn w:val="Heading1"/>
    <w:next w:val="Normal"/>
    <w:uiPriority w:val="39"/>
    <w:unhideWhenUsed/>
    <w:qFormat/>
    <w:rsid w:val="00E11E0A"/>
    <w:pPr>
      <w:keepNext/>
      <w:keepLines/>
      <w:spacing w:before="240" w:after="0"/>
      <w:jc w:val="left"/>
      <w:outlineLvl w:val="9"/>
    </w:pPr>
    <w:rPr>
      <w:rFonts w:eastAsiaTheme="majorEastAsia"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6924">
      <w:bodyDiv w:val="1"/>
      <w:marLeft w:val="0"/>
      <w:marRight w:val="0"/>
      <w:marTop w:val="0"/>
      <w:marBottom w:val="0"/>
      <w:divBdr>
        <w:top w:val="none" w:sz="0" w:space="0" w:color="auto"/>
        <w:left w:val="none" w:sz="0" w:space="0" w:color="auto"/>
        <w:bottom w:val="none" w:sz="0" w:space="0" w:color="auto"/>
        <w:right w:val="none" w:sz="0" w:space="0" w:color="auto"/>
      </w:divBdr>
    </w:div>
    <w:div w:id="140854596">
      <w:bodyDiv w:val="1"/>
      <w:marLeft w:val="0"/>
      <w:marRight w:val="0"/>
      <w:marTop w:val="0"/>
      <w:marBottom w:val="0"/>
      <w:divBdr>
        <w:top w:val="none" w:sz="0" w:space="0" w:color="auto"/>
        <w:left w:val="none" w:sz="0" w:space="0" w:color="auto"/>
        <w:bottom w:val="none" w:sz="0" w:space="0" w:color="auto"/>
        <w:right w:val="none" w:sz="0" w:space="0" w:color="auto"/>
      </w:divBdr>
    </w:div>
    <w:div w:id="258829675">
      <w:bodyDiv w:val="1"/>
      <w:marLeft w:val="0"/>
      <w:marRight w:val="0"/>
      <w:marTop w:val="0"/>
      <w:marBottom w:val="0"/>
      <w:divBdr>
        <w:top w:val="none" w:sz="0" w:space="0" w:color="auto"/>
        <w:left w:val="none" w:sz="0" w:space="0" w:color="auto"/>
        <w:bottom w:val="none" w:sz="0" w:space="0" w:color="auto"/>
        <w:right w:val="none" w:sz="0" w:space="0" w:color="auto"/>
      </w:divBdr>
    </w:div>
    <w:div w:id="429470010">
      <w:bodyDiv w:val="1"/>
      <w:marLeft w:val="0"/>
      <w:marRight w:val="0"/>
      <w:marTop w:val="0"/>
      <w:marBottom w:val="0"/>
      <w:divBdr>
        <w:top w:val="none" w:sz="0" w:space="0" w:color="auto"/>
        <w:left w:val="none" w:sz="0" w:space="0" w:color="auto"/>
        <w:bottom w:val="none" w:sz="0" w:space="0" w:color="auto"/>
        <w:right w:val="none" w:sz="0" w:space="0" w:color="auto"/>
      </w:divBdr>
    </w:div>
    <w:div w:id="568199100">
      <w:bodyDiv w:val="1"/>
      <w:marLeft w:val="0"/>
      <w:marRight w:val="0"/>
      <w:marTop w:val="0"/>
      <w:marBottom w:val="0"/>
      <w:divBdr>
        <w:top w:val="none" w:sz="0" w:space="0" w:color="auto"/>
        <w:left w:val="none" w:sz="0" w:space="0" w:color="auto"/>
        <w:bottom w:val="none" w:sz="0" w:space="0" w:color="auto"/>
        <w:right w:val="none" w:sz="0" w:space="0" w:color="auto"/>
      </w:divBdr>
    </w:div>
    <w:div w:id="655646659">
      <w:bodyDiv w:val="1"/>
      <w:marLeft w:val="0"/>
      <w:marRight w:val="0"/>
      <w:marTop w:val="0"/>
      <w:marBottom w:val="0"/>
      <w:divBdr>
        <w:top w:val="none" w:sz="0" w:space="0" w:color="auto"/>
        <w:left w:val="none" w:sz="0" w:space="0" w:color="auto"/>
        <w:bottom w:val="none" w:sz="0" w:space="0" w:color="auto"/>
        <w:right w:val="none" w:sz="0" w:space="0" w:color="auto"/>
      </w:divBdr>
    </w:div>
    <w:div w:id="796990684">
      <w:bodyDiv w:val="1"/>
      <w:marLeft w:val="0"/>
      <w:marRight w:val="0"/>
      <w:marTop w:val="0"/>
      <w:marBottom w:val="0"/>
      <w:divBdr>
        <w:top w:val="none" w:sz="0" w:space="0" w:color="auto"/>
        <w:left w:val="none" w:sz="0" w:space="0" w:color="auto"/>
        <w:bottom w:val="none" w:sz="0" w:space="0" w:color="auto"/>
        <w:right w:val="none" w:sz="0" w:space="0" w:color="auto"/>
      </w:divBdr>
    </w:div>
    <w:div w:id="836925538">
      <w:bodyDiv w:val="1"/>
      <w:marLeft w:val="0"/>
      <w:marRight w:val="0"/>
      <w:marTop w:val="0"/>
      <w:marBottom w:val="0"/>
      <w:divBdr>
        <w:top w:val="none" w:sz="0" w:space="0" w:color="auto"/>
        <w:left w:val="none" w:sz="0" w:space="0" w:color="auto"/>
        <w:bottom w:val="none" w:sz="0" w:space="0" w:color="auto"/>
        <w:right w:val="none" w:sz="0" w:space="0" w:color="auto"/>
      </w:divBdr>
      <w:divsChild>
        <w:div w:id="610472172">
          <w:marLeft w:val="-108"/>
          <w:marRight w:val="0"/>
          <w:marTop w:val="0"/>
          <w:marBottom w:val="0"/>
          <w:divBdr>
            <w:top w:val="none" w:sz="0" w:space="0" w:color="auto"/>
            <w:left w:val="none" w:sz="0" w:space="0" w:color="auto"/>
            <w:bottom w:val="none" w:sz="0" w:space="0" w:color="auto"/>
            <w:right w:val="none" w:sz="0" w:space="0" w:color="auto"/>
          </w:divBdr>
        </w:div>
      </w:divsChild>
    </w:div>
    <w:div w:id="964656775">
      <w:bodyDiv w:val="1"/>
      <w:marLeft w:val="0"/>
      <w:marRight w:val="0"/>
      <w:marTop w:val="0"/>
      <w:marBottom w:val="0"/>
      <w:divBdr>
        <w:top w:val="none" w:sz="0" w:space="0" w:color="auto"/>
        <w:left w:val="none" w:sz="0" w:space="0" w:color="auto"/>
        <w:bottom w:val="none" w:sz="0" w:space="0" w:color="auto"/>
        <w:right w:val="none" w:sz="0" w:space="0" w:color="auto"/>
      </w:divBdr>
    </w:div>
    <w:div w:id="979765726">
      <w:bodyDiv w:val="1"/>
      <w:marLeft w:val="0"/>
      <w:marRight w:val="0"/>
      <w:marTop w:val="0"/>
      <w:marBottom w:val="0"/>
      <w:divBdr>
        <w:top w:val="none" w:sz="0" w:space="0" w:color="auto"/>
        <w:left w:val="none" w:sz="0" w:space="0" w:color="auto"/>
        <w:bottom w:val="none" w:sz="0" w:space="0" w:color="auto"/>
        <w:right w:val="none" w:sz="0" w:space="0" w:color="auto"/>
      </w:divBdr>
      <w:divsChild>
        <w:div w:id="2001957978">
          <w:marLeft w:val="-108"/>
          <w:marRight w:val="0"/>
          <w:marTop w:val="0"/>
          <w:marBottom w:val="0"/>
          <w:divBdr>
            <w:top w:val="none" w:sz="0" w:space="0" w:color="auto"/>
            <w:left w:val="none" w:sz="0" w:space="0" w:color="auto"/>
            <w:bottom w:val="none" w:sz="0" w:space="0" w:color="auto"/>
            <w:right w:val="none" w:sz="0" w:space="0" w:color="auto"/>
          </w:divBdr>
        </w:div>
      </w:divsChild>
    </w:div>
    <w:div w:id="1057389943">
      <w:bodyDiv w:val="1"/>
      <w:marLeft w:val="0"/>
      <w:marRight w:val="0"/>
      <w:marTop w:val="0"/>
      <w:marBottom w:val="0"/>
      <w:divBdr>
        <w:top w:val="none" w:sz="0" w:space="0" w:color="auto"/>
        <w:left w:val="none" w:sz="0" w:space="0" w:color="auto"/>
        <w:bottom w:val="none" w:sz="0" w:space="0" w:color="auto"/>
        <w:right w:val="none" w:sz="0" w:space="0" w:color="auto"/>
      </w:divBdr>
    </w:div>
    <w:div w:id="1115908403">
      <w:bodyDiv w:val="1"/>
      <w:marLeft w:val="0"/>
      <w:marRight w:val="0"/>
      <w:marTop w:val="0"/>
      <w:marBottom w:val="0"/>
      <w:divBdr>
        <w:top w:val="none" w:sz="0" w:space="0" w:color="auto"/>
        <w:left w:val="none" w:sz="0" w:space="0" w:color="auto"/>
        <w:bottom w:val="none" w:sz="0" w:space="0" w:color="auto"/>
        <w:right w:val="none" w:sz="0" w:space="0" w:color="auto"/>
      </w:divBdr>
    </w:div>
    <w:div w:id="1529836088">
      <w:bodyDiv w:val="1"/>
      <w:marLeft w:val="0"/>
      <w:marRight w:val="0"/>
      <w:marTop w:val="0"/>
      <w:marBottom w:val="0"/>
      <w:divBdr>
        <w:top w:val="none" w:sz="0" w:space="0" w:color="auto"/>
        <w:left w:val="none" w:sz="0" w:space="0" w:color="auto"/>
        <w:bottom w:val="none" w:sz="0" w:space="0" w:color="auto"/>
        <w:right w:val="none" w:sz="0" w:space="0" w:color="auto"/>
      </w:divBdr>
      <w:divsChild>
        <w:div w:id="178743893">
          <w:marLeft w:val="-108"/>
          <w:marRight w:val="0"/>
          <w:marTop w:val="0"/>
          <w:marBottom w:val="0"/>
          <w:divBdr>
            <w:top w:val="none" w:sz="0" w:space="0" w:color="auto"/>
            <w:left w:val="none" w:sz="0" w:space="0" w:color="auto"/>
            <w:bottom w:val="none" w:sz="0" w:space="0" w:color="auto"/>
            <w:right w:val="none" w:sz="0" w:space="0" w:color="auto"/>
          </w:divBdr>
        </w:div>
      </w:divsChild>
    </w:div>
    <w:div w:id="1574851147">
      <w:bodyDiv w:val="1"/>
      <w:marLeft w:val="0"/>
      <w:marRight w:val="0"/>
      <w:marTop w:val="0"/>
      <w:marBottom w:val="0"/>
      <w:divBdr>
        <w:top w:val="none" w:sz="0" w:space="0" w:color="auto"/>
        <w:left w:val="none" w:sz="0" w:space="0" w:color="auto"/>
        <w:bottom w:val="none" w:sz="0" w:space="0" w:color="auto"/>
        <w:right w:val="none" w:sz="0" w:space="0" w:color="auto"/>
      </w:divBdr>
    </w:div>
    <w:div w:id="1660231994">
      <w:bodyDiv w:val="1"/>
      <w:marLeft w:val="0"/>
      <w:marRight w:val="0"/>
      <w:marTop w:val="0"/>
      <w:marBottom w:val="0"/>
      <w:divBdr>
        <w:top w:val="none" w:sz="0" w:space="0" w:color="auto"/>
        <w:left w:val="none" w:sz="0" w:space="0" w:color="auto"/>
        <w:bottom w:val="none" w:sz="0" w:space="0" w:color="auto"/>
        <w:right w:val="none" w:sz="0" w:space="0" w:color="auto"/>
      </w:divBdr>
    </w:div>
    <w:div w:id="175354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vi.wikipedia.org/wiki/Linux" TargetMode="External"/><Relationship Id="rId50" Type="http://schemas.openxmlformats.org/officeDocument/2006/relationships/hyperlink" Target="https://vi.wikipedia.org/wiki/FreeBSD" TargetMode="External"/><Relationship Id="rId55" Type="http://schemas.openxmlformats.org/officeDocument/2006/relationships/hyperlink" Target="https://vi.wikipedia.org/w/index.php?title=SunOS&amp;action=edit&amp;redlink=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vi.wikipedia.org/wiki/Microsoft_Windows"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image" Target="media/image14.png"/><Relationship Id="rId41" Type="http://schemas.openxmlformats.org/officeDocument/2006/relationships/hyperlink" Target="https://stackjava.com/framework/hibenrate-framework/series-hibernate-phan-1-gioi-thieu-ve-hibernate-framework.html" TargetMode="External"/><Relationship Id="rId54" Type="http://schemas.openxmlformats.org/officeDocument/2006/relationships/hyperlink" Target="https://vi.wikipedia.org/wiki/Solar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vi.wikipedia.org/wiki/Ph%E1%BA%A7n_m%E1%BB%81m_ngu%E1%BB%93n_m%E1%BB%9F" TargetMode="External"/><Relationship Id="rId53" Type="http://schemas.openxmlformats.org/officeDocument/2006/relationships/hyperlink" Target="https://vi.wikipedia.org/w/index.php?title=SGI_Irix&amp;action=edit&amp;redlink=1"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vi.wikipedia.org/wiki/Unix" TargetMode="External"/><Relationship Id="rId57" Type="http://schemas.openxmlformats.org/officeDocument/2006/relationships/hyperlink" Target="https://vi.wikipedia.org/wiki/Perl"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ndex.php?title=Novell_NetWare&amp;action=edit&amp;redlink=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vi.wikipedia.org/wiki/Mac_OS_X" TargetMode="External"/><Relationship Id="rId56" Type="http://schemas.openxmlformats.org/officeDocument/2006/relationships/hyperlink" Target="https://vi.wikipedia.org/wiki/PHP" TargetMode="External"/><Relationship Id="rId8" Type="http://schemas.openxmlformats.org/officeDocument/2006/relationships/image" Target="media/image1.jpeg"/><Relationship Id="rId51" Type="http://schemas.openxmlformats.org/officeDocument/2006/relationships/hyperlink" Target="https://vi.wikipedia.org/w/index.php?title=NetBSD&amp;action=edit&amp;redlink=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DEE1A-51FF-4AFB-A52A-8B9B63D9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1683</Words>
  <Characters>9596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Dao Xuan;annc.02111998@gmail.com</dc:creator>
  <cp:keywords/>
  <dc:description/>
  <cp:lastModifiedBy>Thuy Dao Xuan</cp:lastModifiedBy>
  <cp:revision>19</cp:revision>
  <dcterms:created xsi:type="dcterms:W3CDTF">2018-12-23T18:22:00Z</dcterms:created>
  <dcterms:modified xsi:type="dcterms:W3CDTF">2018-12-23T20:05:00Z</dcterms:modified>
</cp:coreProperties>
</file>